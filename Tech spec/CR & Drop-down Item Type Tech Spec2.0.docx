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intelligence2.xml" ContentType="application/vnd.ms-office.intelligence2+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p w:rsidR="00173A9A" w:rsidRDefault="00913546" w14:paraId="7F8AC3CA" w14:textId="688B80B3">
      <w:pPr>
        <w:pStyle w:val="Title"/>
        <w:keepLines w:val="0"/>
        <w:pBdr>
          <w:bottom w:val="single" w:color="5B9BD5" w:sz="8" w:space="4"/>
        </w:pBdr>
        <w:spacing w:after="300" w:line="240" w:lineRule="auto"/>
      </w:pPr>
      <w:r w:rsidRPr="03ADBAC0" w:rsidR="599280B9">
        <w:rPr>
          <w:rFonts w:ascii="Cambria" w:hAnsi="Cambria" w:eastAsia="Yu Gothic Light" w:cs="Times New Roman" w:eastAsiaTheme="majorEastAsia" w:cstheme="majorBidi"/>
          <w:color w:val="323E4F" w:themeColor="text2" w:themeShade="BF"/>
          <w:spacing w:val="5"/>
        </w:rPr>
        <w:t xml:space="preserve">Constructed Response &amp; Drop-down Item</w:t>
      </w:r>
      <w:r w:rsidRPr="03ADBAC0" w:rsidR="42759B17">
        <w:rPr>
          <w:rFonts w:ascii="Cambria" w:hAnsi="Cambria" w:eastAsia="Yu Gothic Light" w:cs="Times New Roman" w:eastAsiaTheme="majorEastAsia" w:cstheme="majorBidi"/>
          <w:color w:val="323E4F" w:themeColor="text2" w:themeShade="BF"/>
          <w:spacing w:val="5"/>
        </w:rPr>
        <w:t xml:space="preserve"> </w:t>
      </w:r>
      <w:r w:rsidRPr="03ADBAC0" w:rsidR="31DC9D98">
        <w:rPr>
          <w:rFonts w:ascii="Cambria" w:hAnsi="Cambria" w:eastAsia="Yu Gothic Light" w:cs="Times New Roman" w:eastAsiaTheme="majorEastAsia" w:cstheme="majorBidi"/>
          <w:color w:val="323E4F" w:themeColor="text2" w:themeShade="BF"/>
          <w:spacing w:val="5"/>
        </w:rPr>
        <w:t xml:space="preserve">Type </w:t>
      </w:r>
      <w:r w:rsidRPr="03ADBAC0" w:rsidR="383E7875">
        <w:rPr>
          <w:rFonts w:ascii="Cambria" w:hAnsi="Cambria" w:eastAsia="Yu Gothic Light" w:cs="Times New Roman" w:eastAsiaTheme="majorEastAsia" w:cstheme="majorBidi"/>
          <w:color w:val="323E4F" w:themeColor="text2" w:themeShade="BF"/>
          <w:spacing w:val="5"/>
        </w:rPr>
        <w:t>Tech Spec</w:t>
      </w:r>
    </w:p>
    <w:p w:rsidR="00173A9A" w:rsidRDefault="00173A9A" w14:paraId="672A6659" w14:textId="6CCB95EC"/>
    <w:p w:rsidR="00DC47B3" w:rsidP="4912C355" w:rsidRDefault="00E02EBA" w14:paraId="52CD670F" w14:textId="61A57559">
      <w:pPr>
        <w:pStyle w:val="TOC1"/>
        <w:tabs>
          <w:tab w:val="clear" w:pos="9350"/>
          <w:tab w:val="right" w:leader="dot" w:pos="9360"/>
          <w:tab w:val="left" w:pos="435"/>
        </w:tabs>
        <w:rPr>
          <w:noProof/>
          <w:lang w:eastAsia="ja-JP"/>
        </w:rPr>
      </w:pPr>
      <w:r>
        <w:fldChar w:fldCharType="begin"/>
      </w:r>
      <w:r w:rsidR="0052736B">
        <w:instrText>TOC \z \o "1-3" \u \h</w:instrText>
      </w:r>
      <w:r>
        <w:fldChar w:fldCharType="separate"/>
      </w:r>
      <w:hyperlink w:anchor="_Toc7053609">
        <w:r w:rsidRPr="4912C355" w:rsidR="4912C355">
          <w:rPr>
            <w:rStyle w:val="Hyperlink"/>
          </w:rPr>
          <w:t>I.</w:t>
        </w:r>
        <w:r w:rsidR="0052736B">
          <w:tab/>
        </w:r>
        <w:r w:rsidRPr="4912C355" w:rsidR="4912C355">
          <w:rPr>
            <w:rStyle w:val="Hyperlink"/>
          </w:rPr>
          <w:t>Item Type Overview</w:t>
        </w:r>
        <w:r w:rsidR="0052736B">
          <w:tab/>
        </w:r>
        <w:r w:rsidR="0052736B">
          <w:fldChar w:fldCharType="begin"/>
        </w:r>
        <w:r w:rsidR="0052736B">
          <w:instrText>PAGEREF _Toc7053609 \h</w:instrText>
        </w:r>
        <w:r w:rsidR="0052736B">
          <w:fldChar w:fldCharType="separate"/>
        </w:r>
        <w:r w:rsidRPr="4912C355" w:rsidR="4912C355">
          <w:rPr>
            <w:rStyle w:val="Hyperlink"/>
          </w:rPr>
          <w:t>1</w:t>
        </w:r>
        <w:r w:rsidR="0052736B">
          <w:fldChar w:fldCharType="end"/>
        </w:r>
      </w:hyperlink>
    </w:p>
    <w:p w:rsidR="00DC47B3" w:rsidP="4912C355" w:rsidRDefault="00744B07" w14:paraId="2CF77D2C" w14:textId="49ADD608">
      <w:pPr>
        <w:pStyle w:val="TOC2"/>
        <w:tabs>
          <w:tab w:val="right" w:leader="dot" w:pos="9360"/>
          <w:tab w:val="left" w:pos="600"/>
        </w:tabs>
        <w:rPr>
          <w:noProof/>
          <w:szCs w:val="20"/>
          <w:lang w:eastAsia="ja-JP"/>
        </w:rPr>
      </w:pPr>
      <w:hyperlink w:anchor="_Toc2119231104">
        <w:r w:rsidRPr="4912C355" w:rsidR="4912C355">
          <w:rPr>
            <w:rStyle w:val="Hyperlink"/>
          </w:rPr>
          <w:t>A.</w:t>
        </w:r>
        <w:r w:rsidR="00E02EBA">
          <w:tab/>
        </w:r>
        <w:r w:rsidRPr="4912C355" w:rsidR="4912C355">
          <w:rPr>
            <w:rStyle w:val="Hyperlink"/>
          </w:rPr>
          <w:t>JSON Structure</w:t>
        </w:r>
        <w:r w:rsidR="00E02EBA">
          <w:tab/>
        </w:r>
        <w:r w:rsidR="00E02EBA">
          <w:fldChar w:fldCharType="begin"/>
        </w:r>
        <w:r w:rsidR="00E02EBA">
          <w:instrText>PAGEREF _Toc2119231104 \h</w:instrText>
        </w:r>
        <w:r w:rsidR="00E02EBA">
          <w:fldChar w:fldCharType="separate"/>
        </w:r>
        <w:r w:rsidRPr="4912C355" w:rsidR="4912C355">
          <w:rPr>
            <w:rStyle w:val="Hyperlink"/>
          </w:rPr>
          <w:t>1</w:t>
        </w:r>
        <w:r w:rsidR="00E02EBA">
          <w:fldChar w:fldCharType="end"/>
        </w:r>
      </w:hyperlink>
    </w:p>
    <w:p w:rsidR="00DC47B3" w:rsidP="4912C355" w:rsidRDefault="00744B07" w14:paraId="2D89C8D8" w14:textId="47F910D5">
      <w:pPr>
        <w:pStyle w:val="TOC2"/>
        <w:tabs>
          <w:tab w:val="right" w:leader="dot" w:pos="9360"/>
          <w:tab w:val="left" w:pos="600"/>
        </w:tabs>
        <w:rPr>
          <w:noProof/>
          <w:szCs w:val="20"/>
          <w:lang w:eastAsia="ja-JP"/>
        </w:rPr>
      </w:pPr>
      <w:hyperlink w:anchor="_Toc1526647723">
        <w:r w:rsidRPr="4912C355" w:rsidR="4912C355">
          <w:rPr>
            <w:rStyle w:val="Hyperlink"/>
          </w:rPr>
          <w:t>B.</w:t>
        </w:r>
        <w:r w:rsidR="00E02EBA">
          <w:tab/>
        </w:r>
        <w:r w:rsidRPr="4912C355" w:rsidR="4912C355">
          <w:rPr>
            <w:rStyle w:val="Hyperlink"/>
          </w:rPr>
          <w:t>Other Database Fields Used</w:t>
        </w:r>
        <w:r w:rsidR="00E02EBA">
          <w:tab/>
        </w:r>
        <w:r w:rsidR="00E02EBA">
          <w:fldChar w:fldCharType="begin"/>
        </w:r>
        <w:r w:rsidR="00E02EBA">
          <w:instrText>PAGEREF _Toc1526647723 \h</w:instrText>
        </w:r>
        <w:r w:rsidR="00E02EBA">
          <w:fldChar w:fldCharType="separate"/>
        </w:r>
        <w:r w:rsidRPr="4912C355" w:rsidR="4912C355">
          <w:rPr>
            <w:rStyle w:val="Hyperlink"/>
          </w:rPr>
          <w:t>4</w:t>
        </w:r>
        <w:r w:rsidR="00E02EBA">
          <w:fldChar w:fldCharType="end"/>
        </w:r>
      </w:hyperlink>
    </w:p>
    <w:p w:rsidR="00DC47B3" w:rsidP="4912C355" w:rsidRDefault="00744B07" w14:paraId="19EAC15D" w14:textId="280E32AE">
      <w:pPr>
        <w:pStyle w:val="TOC2"/>
        <w:tabs>
          <w:tab w:val="right" w:leader="dot" w:pos="9360"/>
          <w:tab w:val="left" w:pos="600"/>
        </w:tabs>
        <w:rPr>
          <w:noProof/>
          <w:szCs w:val="20"/>
          <w:lang w:eastAsia="ja-JP"/>
        </w:rPr>
      </w:pPr>
      <w:hyperlink w:anchor="_Toc1658078740">
        <w:r w:rsidRPr="4912C355" w:rsidR="4912C355">
          <w:rPr>
            <w:rStyle w:val="Hyperlink"/>
          </w:rPr>
          <w:t>C.</w:t>
        </w:r>
        <w:r w:rsidR="00E02EBA">
          <w:tab/>
        </w:r>
        <w:r w:rsidRPr="4912C355" w:rsidR="4912C355">
          <w:rPr>
            <w:rStyle w:val="Hyperlink"/>
          </w:rPr>
          <w:t>Scoring Types used</w:t>
        </w:r>
        <w:r w:rsidR="00E02EBA">
          <w:tab/>
        </w:r>
        <w:r w:rsidR="00E02EBA">
          <w:fldChar w:fldCharType="begin"/>
        </w:r>
        <w:r w:rsidR="00E02EBA">
          <w:instrText>PAGEREF _Toc1658078740 \h</w:instrText>
        </w:r>
        <w:r w:rsidR="00E02EBA">
          <w:fldChar w:fldCharType="separate"/>
        </w:r>
        <w:r w:rsidRPr="4912C355" w:rsidR="4912C355">
          <w:rPr>
            <w:rStyle w:val="Hyperlink"/>
          </w:rPr>
          <w:t>4</w:t>
        </w:r>
        <w:r w:rsidR="00E02EBA">
          <w:fldChar w:fldCharType="end"/>
        </w:r>
      </w:hyperlink>
    </w:p>
    <w:p w:rsidR="00DC47B3" w:rsidP="4912C355" w:rsidRDefault="00744B07" w14:paraId="5E08DDC8" w14:textId="56076E63">
      <w:pPr>
        <w:pStyle w:val="TOC2"/>
        <w:tabs>
          <w:tab w:val="right" w:leader="dot" w:pos="9360"/>
          <w:tab w:val="left" w:pos="600"/>
        </w:tabs>
        <w:rPr>
          <w:noProof/>
          <w:szCs w:val="20"/>
          <w:lang w:eastAsia="ja-JP"/>
        </w:rPr>
      </w:pPr>
      <w:hyperlink w:anchor="_Toc1115720299">
        <w:r w:rsidRPr="4912C355" w:rsidR="4912C355">
          <w:rPr>
            <w:rStyle w:val="Hyperlink"/>
          </w:rPr>
          <w:t>D.</w:t>
        </w:r>
        <w:r w:rsidR="00E02EBA">
          <w:tab/>
        </w:r>
        <w:r w:rsidRPr="4912C355" w:rsidR="4912C355">
          <w:rPr>
            <w:rStyle w:val="Hyperlink"/>
          </w:rPr>
          <w:t>Item Validation Rules</w:t>
        </w:r>
        <w:r w:rsidR="00E02EBA">
          <w:tab/>
        </w:r>
        <w:r w:rsidR="00E02EBA">
          <w:fldChar w:fldCharType="begin"/>
        </w:r>
        <w:r w:rsidR="00E02EBA">
          <w:instrText>PAGEREF _Toc1115720299 \h</w:instrText>
        </w:r>
        <w:r w:rsidR="00E02EBA">
          <w:fldChar w:fldCharType="separate"/>
        </w:r>
        <w:r w:rsidRPr="4912C355" w:rsidR="4912C355">
          <w:rPr>
            <w:rStyle w:val="Hyperlink"/>
          </w:rPr>
          <w:t>4</w:t>
        </w:r>
        <w:r w:rsidR="00E02EBA">
          <w:fldChar w:fldCharType="end"/>
        </w:r>
      </w:hyperlink>
    </w:p>
    <w:p w:rsidR="00DC47B3" w:rsidP="4912C355" w:rsidRDefault="00744B07" w14:paraId="1531290F" w14:textId="15912AB9">
      <w:pPr>
        <w:pStyle w:val="TOC2"/>
        <w:tabs>
          <w:tab w:val="right" w:leader="dot" w:pos="9360"/>
          <w:tab w:val="left" w:pos="600"/>
        </w:tabs>
        <w:rPr>
          <w:noProof/>
          <w:szCs w:val="20"/>
          <w:lang w:eastAsia="ja-JP"/>
        </w:rPr>
      </w:pPr>
      <w:hyperlink w:anchor="_Toc16354548">
        <w:r w:rsidRPr="4912C355" w:rsidR="4912C355">
          <w:rPr>
            <w:rStyle w:val="Hyperlink"/>
          </w:rPr>
          <w:t>E.</w:t>
        </w:r>
        <w:r w:rsidR="00E02EBA">
          <w:tab/>
        </w:r>
        <w:r w:rsidRPr="4912C355" w:rsidR="4912C355">
          <w:rPr>
            <w:rStyle w:val="Hyperlink"/>
          </w:rPr>
          <w:t>Third Party Libraries Used</w:t>
        </w:r>
        <w:r w:rsidR="00E02EBA">
          <w:tab/>
        </w:r>
        <w:r w:rsidR="00E02EBA">
          <w:fldChar w:fldCharType="begin"/>
        </w:r>
        <w:r w:rsidR="00E02EBA">
          <w:instrText>PAGEREF _Toc16354548 \h</w:instrText>
        </w:r>
        <w:r w:rsidR="00E02EBA">
          <w:fldChar w:fldCharType="separate"/>
        </w:r>
        <w:r w:rsidRPr="4912C355" w:rsidR="4912C355">
          <w:rPr>
            <w:rStyle w:val="Hyperlink"/>
          </w:rPr>
          <w:t>5</w:t>
        </w:r>
        <w:r w:rsidR="00E02EBA">
          <w:fldChar w:fldCharType="end"/>
        </w:r>
      </w:hyperlink>
    </w:p>
    <w:p w:rsidR="00DC47B3" w:rsidP="4912C355" w:rsidRDefault="00744B07" w14:paraId="1A00F167" w14:textId="2979D566">
      <w:pPr>
        <w:pStyle w:val="TOC1"/>
        <w:tabs>
          <w:tab w:val="clear" w:pos="9350"/>
          <w:tab w:val="right" w:leader="dot" w:pos="9360"/>
          <w:tab w:val="left" w:pos="435"/>
        </w:tabs>
        <w:rPr>
          <w:noProof/>
          <w:lang w:eastAsia="ja-JP"/>
        </w:rPr>
      </w:pPr>
      <w:hyperlink w:anchor="_Toc1838972338">
        <w:r w:rsidRPr="4912C355" w:rsidR="4912C355">
          <w:rPr>
            <w:rStyle w:val="Hyperlink"/>
          </w:rPr>
          <w:t>II.</w:t>
        </w:r>
        <w:r w:rsidR="00E02EBA">
          <w:tab/>
        </w:r>
        <w:r w:rsidRPr="4912C355" w:rsidR="4912C355">
          <w:rPr>
            <w:rStyle w:val="Hyperlink"/>
          </w:rPr>
          <w:t>Item Content and Response View</w:t>
        </w:r>
        <w:r w:rsidR="00E02EBA">
          <w:tab/>
        </w:r>
        <w:r w:rsidR="00E02EBA">
          <w:fldChar w:fldCharType="begin"/>
        </w:r>
        <w:r w:rsidR="00E02EBA">
          <w:instrText>PAGEREF _Toc1838972338 \h</w:instrText>
        </w:r>
        <w:r w:rsidR="00E02EBA">
          <w:fldChar w:fldCharType="separate"/>
        </w:r>
        <w:r w:rsidRPr="4912C355" w:rsidR="4912C355">
          <w:rPr>
            <w:rStyle w:val="Hyperlink"/>
          </w:rPr>
          <w:t>5</w:t>
        </w:r>
        <w:r w:rsidR="00E02EBA">
          <w:fldChar w:fldCharType="end"/>
        </w:r>
      </w:hyperlink>
    </w:p>
    <w:p w:rsidR="00DC47B3" w:rsidP="4912C355" w:rsidRDefault="00744B07" w14:paraId="3139C4CD" w14:textId="7C7E3C14">
      <w:pPr>
        <w:pStyle w:val="TOC1"/>
        <w:tabs>
          <w:tab w:val="clear" w:pos="9350"/>
          <w:tab w:val="right" w:leader="dot" w:pos="9360"/>
          <w:tab w:val="left" w:pos="435"/>
        </w:tabs>
        <w:rPr>
          <w:noProof/>
          <w:lang w:eastAsia="ja-JP"/>
        </w:rPr>
      </w:pPr>
      <w:hyperlink w:anchor="_Toc869903336">
        <w:r w:rsidRPr="4912C355" w:rsidR="4912C355">
          <w:rPr>
            <w:rStyle w:val="Hyperlink"/>
          </w:rPr>
          <w:t>III.</w:t>
        </w:r>
        <w:r w:rsidR="00E02EBA">
          <w:tab/>
        </w:r>
        <w:r w:rsidRPr="4912C355" w:rsidR="4912C355">
          <w:rPr>
            <w:rStyle w:val="Hyperlink"/>
          </w:rPr>
          <w:t>Technical Updates</w:t>
        </w:r>
        <w:r w:rsidR="00E02EBA">
          <w:tab/>
        </w:r>
        <w:r w:rsidR="00E02EBA">
          <w:fldChar w:fldCharType="begin"/>
        </w:r>
        <w:r w:rsidR="00E02EBA">
          <w:instrText>PAGEREF _Toc869903336 \h</w:instrText>
        </w:r>
        <w:r w:rsidR="00E02EBA">
          <w:fldChar w:fldCharType="separate"/>
        </w:r>
        <w:r w:rsidRPr="4912C355" w:rsidR="4912C355">
          <w:rPr>
            <w:rStyle w:val="Hyperlink"/>
          </w:rPr>
          <w:t>11</w:t>
        </w:r>
        <w:r w:rsidR="00E02EBA">
          <w:fldChar w:fldCharType="end"/>
        </w:r>
      </w:hyperlink>
    </w:p>
    <w:p w:rsidR="00DC47B3" w:rsidP="4912C355" w:rsidRDefault="00744B07" w14:paraId="103FB1C9" w14:textId="114A3264">
      <w:pPr>
        <w:pStyle w:val="TOC2"/>
        <w:tabs>
          <w:tab w:val="right" w:leader="dot" w:pos="9360"/>
          <w:tab w:val="left" w:pos="600"/>
        </w:tabs>
        <w:rPr>
          <w:noProof/>
          <w:szCs w:val="20"/>
          <w:lang w:eastAsia="ja-JP"/>
        </w:rPr>
      </w:pPr>
      <w:hyperlink w:anchor="_Toc98845174">
        <w:r w:rsidRPr="4912C355" w:rsidR="4912C355">
          <w:rPr>
            <w:rStyle w:val="Hyperlink"/>
          </w:rPr>
          <w:t>A.</w:t>
        </w:r>
        <w:r w:rsidR="00E02EBA">
          <w:tab/>
        </w:r>
        <w:r w:rsidRPr="4912C355" w:rsidR="4912C355">
          <w:rPr>
            <w:rStyle w:val="Hyperlink"/>
          </w:rPr>
          <w:t>Outstanding Defects</w:t>
        </w:r>
        <w:r w:rsidR="00E02EBA">
          <w:tab/>
        </w:r>
        <w:r w:rsidR="00E02EBA">
          <w:fldChar w:fldCharType="begin"/>
        </w:r>
        <w:r w:rsidR="00E02EBA">
          <w:instrText>PAGEREF _Toc98845174 \h</w:instrText>
        </w:r>
        <w:r w:rsidR="00E02EBA">
          <w:fldChar w:fldCharType="separate"/>
        </w:r>
        <w:r w:rsidRPr="4912C355" w:rsidR="4912C355">
          <w:rPr>
            <w:rStyle w:val="Hyperlink"/>
          </w:rPr>
          <w:t>11</w:t>
        </w:r>
        <w:r w:rsidR="00E02EBA">
          <w:fldChar w:fldCharType="end"/>
        </w:r>
      </w:hyperlink>
    </w:p>
    <w:p w:rsidR="00DC47B3" w:rsidP="4912C355" w:rsidRDefault="00744B07" w14:paraId="7694202B" w14:textId="4829C749">
      <w:pPr>
        <w:pStyle w:val="TOC2"/>
        <w:tabs>
          <w:tab w:val="right" w:leader="dot" w:pos="9360"/>
          <w:tab w:val="left" w:pos="600"/>
        </w:tabs>
        <w:rPr>
          <w:noProof/>
          <w:szCs w:val="20"/>
          <w:lang w:eastAsia="ja-JP"/>
        </w:rPr>
      </w:pPr>
      <w:hyperlink w:anchor="_Toc419974262">
        <w:r w:rsidRPr="4912C355" w:rsidR="4912C355">
          <w:rPr>
            <w:rStyle w:val="Hyperlink"/>
          </w:rPr>
          <w:t>B.</w:t>
        </w:r>
        <w:r w:rsidR="00E02EBA">
          <w:tab/>
        </w:r>
        <w:r w:rsidRPr="4912C355" w:rsidR="4912C355">
          <w:rPr>
            <w:rStyle w:val="Hyperlink"/>
          </w:rPr>
          <w:t>Business Flow</w:t>
        </w:r>
        <w:r w:rsidR="00E02EBA">
          <w:tab/>
        </w:r>
        <w:r w:rsidR="00E02EBA">
          <w:fldChar w:fldCharType="begin"/>
        </w:r>
        <w:r w:rsidR="00E02EBA">
          <w:instrText>PAGEREF _Toc419974262 \h</w:instrText>
        </w:r>
        <w:r w:rsidR="00E02EBA">
          <w:fldChar w:fldCharType="separate"/>
        </w:r>
        <w:r w:rsidRPr="4912C355" w:rsidR="4912C355">
          <w:rPr>
            <w:rStyle w:val="Hyperlink"/>
          </w:rPr>
          <w:t>12</w:t>
        </w:r>
        <w:r w:rsidR="00E02EBA">
          <w:fldChar w:fldCharType="end"/>
        </w:r>
      </w:hyperlink>
    </w:p>
    <w:p w:rsidR="00DC47B3" w:rsidP="4912C355" w:rsidRDefault="00744B07" w14:paraId="2BA2FBA5" w14:textId="3F863721">
      <w:pPr>
        <w:pStyle w:val="TOC2"/>
        <w:tabs>
          <w:tab w:val="right" w:leader="dot" w:pos="9360"/>
          <w:tab w:val="left" w:pos="600"/>
        </w:tabs>
        <w:rPr>
          <w:noProof/>
          <w:szCs w:val="20"/>
          <w:lang w:eastAsia="ja-JP"/>
        </w:rPr>
      </w:pPr>
      <w:hyperlink w:anchor="_Toc374722905">
        <w:r w:rsidRPr="4912C355" w:rsidR="4912C355">
          <w:rPr>
            <w:rStyle w:val="Hyperlink"/>
          </w:rPr>
          <w:t>C.</w:t>
        </w:r>
        <w:r w:rsidR="00E02EBA">
          <w:tab/>
        </w:r>
        <w:r w:rsidRPr="4912C355" w:rsidR="4912C355">
          <w:rPr>
            <w:rStyle w:val="Hyperlink"/>
          </w:rPr>
          <w:t>Implementation</w:t>
        </w:r>
        <w:r w:rsidR="00E02EBA">
          <w:tab/>
        </w:r>
        <w:r w:rsidR="00E02EBA">
          <w:fldChar w:fldCharType="begin"/>
        </w:r>
        <w:r w:rsidR="00E02EBA">
          <w:instrText>PAGEREF _Toc374722905 \h</w:instrText>
        </w:r>
        <w:r w:rsidR="00E02EBA">
          <w:fldChar w:fldCharType="separate"/>
        </w:r>
        <w:r w:rsidRPr="4912C355" w:rsidR="4912C355">
          <w:rPr>
            <w:rStyle w:val="Hyperlink"/>
          </w:rPr>
          <w:t>13</w:t>
        </w:r>
        <w:r w:rsidR="00E02EBA">
          <w:fldChar w:fldCharType="end"/>
        </w:r>
      </w:hyperlink>
    </w:p>
    <w:p w:rsidR="00DC47B3" w:rsidP="4912C355" w:rsidRDefault="00744B07" w14:paraId="269CC3AE" w14:textId="78A101DC">
      <w:pPr>
        <w:pStyle w:val="TOC2"/>
        <w:tabs>
          <w:tab w:val="right" w:leader="dot" w:pos="9360"/>
          <w:tab w:val="left" w:pos="600"/>
        </w:tabs>
        <w:rPr>
          <w:noProof/>
          <w:szCs w:val="20"/>
          <w:lang w:eastAsia="ja-JP"/>
        </w:rPr>
      </w:pPr>
      <w:hyperlink w:anchor="_Toc2006325650">
        <w:r w:rsidRPr="4912C355" w:rsidR="4912C355">
          <w:rPr>
            <w:rStyle w:val="Hyperlink"/>
          </w:rPr>
          <w:t>D.</w:t>
        </w:r>
        <w:r w:rsidR="00E02EBA">
          <w:tab/>
        </w:r>
        <w:r w:rsidRPr="4912C355" w:rsidR="4912C355">
          <w:rPr>
            <w:rStyle w:val="Hyperlink"/>
          </w:rPr>
          <w:t>Software Updates Needed to Align with Project Standards</w:t>
        </w:r>
        <w:r w:rsidR="00E02EBA">
          <w:tab/>
        </w:r>
        <w:r w:rsidR="00E02EBA">
          <w:fldChar w:fldCharType="begin"/>
        </w:r>
        <w:r w:rsidR="00E02EBA">
          <w:instrText>PAGEREF _Toc2006325650 \h</w:instrText>
        </w:r>
        <w:r w:rsidR="00E02EBA">
          <w:fldChar w:fldCharType="separate"/>
        </w:r>
        <w:r w:rsidRPr="4912C355" w:rsidR="4912C355">
          <w:rPr>
            <w:rStyle w:val="Hyperlink"/>
          </w:rPr>
          <w:t>15</w:t>
        </w:r>
        <w:r w:rsidR="00E02EBA">
          <w:fldChar w:fldCharType="end"/>
        </w:r>
      </w:hyperlink>
    </w:p>
    <w:p w:rsidR="00DC47B3" w:rsidP="4912C355" w:rsidRDefault="00744B07" w14:paraId="670BC2C6" w14:textId="099C3B4D">
      <w:pPr>
        <w:pStyle w:val="TOC2"/>
        <w:tabs>
          <w:tab w:val="right" w:leader="dot" w:pos="9360"/>
          <w:tab w:val="left" w:pos="600"/>
        </w:tabs>
        <w:rPr>
          <w:noProof/>
          <w:szCs w:val="20"/>
          <w:lang w:eastAsia="ja-JP"/>
        </w:rPr>
      </w:pPr>
      <w:hyperlink w:anchor="_Toc105858058">
        <w:r w:rsidRPr="4912C355" w:rsidR="4912C355">
          <w:rPr>
            <w:rStyle w:val="Hyperlink"/>
          </w:rPr>
          <w:t>E.</w:t>
        </w:r>
        <w:r w:rsidR="00E02EBA">
          <w:tab/>
        </w:r>
        <w:r w:rsidRPr="4912C355" w:rsidR="4912C355">
          <w:rPr>
            <w:rStyle w:val="Hyperlink"/>
          </w:rPr>
          <w:t>How to consume</w:t>
        </w:r>
        <w:r w:rsidR="00E02EBA">
          <w:tab/>
        </w:r>
        <w:r w:rsidR="00E02EBA">
          <w:fldChar w:fldCharType="begin"/>
        </w:r>
        <w:r w:rsidR="00E02EBA">
          <w:instrText>PAGEREF _Toc105858058 \h</w:instrText>
        </w:r>
        <w:r w:rsidR="00E02EBA">
          <w:fldChar w:fldCharType="separate"/>
        </w:r>
        <w:r w:rsidRPr="4912C355" w:rsidR="4912C355">
          <w:rPr>
            <w:rStyle w:val="Hyperlink"/>
          </w:rPr>
          <w:t>15</w:t>
        </w:r>
        <w:r w:rsidR="00E02EBA">
          <w:fldChar w:fldCharType="end"/>
        </w:r>
      </w:hyperlink>
    </w:p>
    <w:p w:rsidR="00DC47B3" w:rsidP="4912C355" w:rsidRDefault="00744B07" w14:paraId="493C1A98" w14:textId="7738095D">
      <w:pPr>
        <w:pStyle w:val="TOC2"/>
        <w:tabs>
          <w:tab w:val="right" w:leader="dot" w:pos="9360"/>
          <w:tab w:val="left" w:pos="600"/>
        </w:tabs>
        <w:rPr>
          <w:noProof/>
          <w:szCs w:val="20"/>
          <w:lang w:eastAsia="ja-JP"/>
        </w:rPr>
      </w:pPr>
      <w:hyperlink w:anchor="_Toc861599324">
        <w:r w:rsidRPr="4912C355" w:rsidR="4912C355">
          <w:rPr>
            <w:rStyle w:val="Hyperlink"/>
          </w:rPr>
          <w:t>F.</w:t>
        </w:r>
        <w:r w:rsidR="00E02EBA">
          <w:tab/>
        </w:r>
        <w:r w:rsidRPr="4912C355" w:rsidR="4912C355">
          <w:rPr>
            <w:rStyle w:val="Hyperlink"/>
          </w:rPr>
          <w:t>Click History</w:t>
        </w:r>
        <w:r w:rsidR="00E02EBA">
          <w:tab/>
        </w:r>
        <w:r w:rsidR="00E02EBA">
          <w:fldChar w:fldCharType="begin"/>
        </w:r>
        <w:r w:rsidR="00E02EBA">
          <w:instrText>PAGEREF _Toc861599324 \h</w:instrText>
        </w:r>
        <w:r w:rsidR="00E02EBA">
          <w:fldChar w:fldCharType="separate"/>
        </w:r>
        <w:r w:rsidRPr="4912C355" w:rsidR="4912C355">
          <w:rPr>
            <w:rStyle w:val="Hyperlink"/>
          </w:rPr>
          <w:t>16</w:t>
        </w:r>
        <w:r w:rsidR="00E02EBA">
          <w:fldChar w:fldCharType="end"/>
        </w:r>
      </w:hyperlink>
    </w:p>
    <w:p w:rsidR="00DC47B3" w:rsidP="4912C355" w:rsidRDefault="00744B07" w14:paraId="21D50BF1" w14:textId="6228A1E7">
      <w:pPr>
        <w:pStyle w:val="TOC1"/>
        <w:tabs>
          <w:tab w:val="clear" w:pos="9350"/>
          <w:tab w:val="right" w:leader="dot" w:pos="9360"/>
          <w:tab w:val="left" w:pos="435"/>
        </w:tabs>
        <w:rPr>
          <w:noProof/>
          <w:lang w:eastAsia="ja-JP"/>
        </w:rPr>
      </w:pPr>
      <w:hyperlink w:anchor="_Toc178974331">
        <w:r w:rsidRPr="4912C355" w:rsidR="4912C355">
          <w:rPr>
            <w:rStyle w:val="Hyperlink"/>
          </w:rPr>
          <w:t>IV.</w:t>
        </w:r>
        <w:r w:rsidR="00E02EBA">
          <w:tab/>
        </w:r>
        <w:r w:rsidRPr="4912C355" w:rsidR="4912C355">
          <w:rPr>
            <w:rStyle w:val="Hyperlink"/>
          </w:rPr>
          <w:t>Test Scenarios</w:t>
        </w:r>
        <w:r w:rsidR="00E02EBA">
          <w:tab/>
        </w:r>
        <w:r w:rsidR="00E02EBA">
          <w:fldChar w:fldCharType="begin"/>
        </w:r>
        <w:r w:rsidR="00E02EBA">
          <w:instrText>PAGEREF _Toc178974331 \h</w:instrText>
        </w:r>
        <w:r w:rsidR="00E02EBA">
          <w:fldChar w:fldCharType="separate"/>
        </w:r>
        <w:r w:rsidRPr="4912C355" w:rsidR="4912C355">
          <w:rPr>
            <w:rStyle w:val="Hyperlink"/>
          </w:rPr>
          <w:t>17</w:t>
        </w:r>
        <w:r w:rsidR="00E02EBA">
          <w:fldChar w:fldCharType="end"/>
        </w:r>
      </w:hyperlink>
    </w:p>
    <w:p w:rsidR="00DC47B3" w:rsidP="4912C355" w:rsidRDefault="00744B07" w14:paraId="0537E469" w14:textId="55DB9D08">
      <w:pPr>
        <w:pStyle w:val="TOC1"/>
        <w:tabs>
          <w:tab w:val="clear" w:pos="9350"/>
          <w:tab w:val="right" w:leader="dot" w:pos="9360"/>
          <w:tab w:val="left" w:pos="435"/>
        </w:tabs>
        <w:rPr>
          <w:noProof/>
          <w:lang w:eastAsia="ja-JP"/>
        </w:rPr>
      </w:pPr>
      <w:hyperlink w:anchor="_Toc1778813008">
        <w:r w:rsidRPr="4912C355" w:rsidR="4912C355">
          <w:rPr>
            <w:rStyle w:val="Hyperlink"/>
          </w:rPr>
          <w:t>V.</w:t>
        </w:r>
        <w:r w:rsidR="00E02EBA">
          <w:tab/>
        </w:r>
        <w:r w:rsidRPr="4912C355" w:rsidR="4912C355">
          <w:rPr>
            <w:rStyle w:val="Hyperlink"/>
          </w:rPr>
          <w:t>Final Effort Estimate</w:t>
        </w:r>
        <w:r w:rsidR="00E02EBA">
          <w:tab/>
        </w:r>
        <w:r w:rsidR="00E02EBA">
          <w:fldChar w:fldCharType="begin"/>
        </w:r>
        <w:r w:rsidR="00E02EBA">
          <w:instrText>PAGEREF _Toc1778813008 \h</w:instrText>
        </w:r>
        <w:r w:rsidR="00E02EBA">
          <w:fldChar w:fldCharType="separate"/>
        </w:r>
        <w:r w:rsidRPr="4912C355" w:rsidR="4912C355">
          <w:rPr>
            <w:rStyle w:val="Hyperlink"/>
          </w:rPr>
          <w:t>21</w:t>
        </w:r>
        <w:r w:rsidR="00E02EBA">
          <w:fldChar w:fldCharType="end"/>
        </w:r>
      </w:hyperlink>
    </w:p>
    <w:p w:rsidR="00DC47B3" w:rsidP="4912C355" w:rsidRDefault="00744B07" w14:paraId="4C424B0A" w14:textId="1D57A040">
      <w:pPr>
        <w:pStyle w:val="TOC1"/>
        <w:tabs>
          <w:tab w:val="clear" w:pos="9350"/>
          <w:tab w:val="right" w:leader="dot" w:pos="9360"/>
          <w:tab w:val="left" w:pos="435"/>
        </w:tabs>
        <w:rPr>
          <w:noProof/>
          <w:lang w:eastAsia="ja-JP"/>
        </w:rPr>
      </w:pPr>
      <w:hyperlink w:anchor="_Toc1572491758">
        <w:r w:rsidRPr="4912C355" w:rsidR="4912C355">
          <w:rPr>
            <w:rStyle w:val="Hyperlink"/>
          </w:rPr>
          <w:t>VI.</w:t>
        </w:r>
        <w:r w:rsidR="00E02EBA">
          <w:tab/>
        </w:r>
        <w:r w:rsidRPr="4912C355" w:rsidR="4912C355">
          <w:rPr>
            <w:rStyle w:val="Hyperlink"/>
          </w:rPr>
          <w:t>Questions</w:t>
        </w:r>
        <w:r w:rsidR="00E02EBA">
          <w:tab/>
        </w:r>
        <w:r w:rsidR="00E02EBA">
          <w:fldChar w:fldCharType="begin"/>
        </w:r>
        <w:r w:rsidR="00E02EBA">
          <w:instrText>PAGEREF _Toc1572491758 \h</w:instrText>
        </w:r>
        <w:r w:rsidR="00E02EBA">
          <w:fldChar w:fldCharType="separate"/>
        </w:r>
        <w:r w:rsidRPr="4912C355" w:rsidR="4912C355">
          <w:rPr>
            <w:rStyle w:val="Hyperlink"/>
          </w:rPr>
          <w:t>21</w:t>
        </w:r>
        <w:r w:rsidR="00E02EBA">
          <w:fldChar w:fldCharType="end"/>
        </w:r>
      </w:hyperlink>
      <w:r w:rsidR="00E02EBA">
        <w:fldChar w:fldCharType="end"/>
      </w:r>
    </w:p>
    <w:p w:rsidR="00173A9A" w:rsidRDefault="00173A9A" w14:paraId="0A37501D" w14:textId="26458FA2">
      <w:pPr>
        <w:pStyle w:val="TOC1"/>
      </w:pPr>
    </w:p>
    <w:p w:rsidR="00173A9A" w:rsidRDefault="00173A9A" w14:paraId="5DAB6C7B" w14:textId="77777777">
      <w:pPr>
        <w:spacing w:line="240" w:lineRule="auto"/>
        <w:rPr>
          <w:rFonts w:ascii="Cambria" w:hAnsi="Cambria" w:eastAsia="Cambria" w:cs="Cambria"/>
        </w:rPr>
      </w:pPr>
    </w:p>
    <w:p w:rsidR="00173A9A" w:rsidRDefault="00173A9A" w14:paraId="02EB378F" w14:textId="77777777"/>
    <w:p w:rsidR="00173A9A" w:rsidP="004E6AA1" w:rsidRDefault="00FE72C6" w14:paraId="6C04152D" w14:textId="77777777">
      <w:pPr>
        <w:pStyle w:val="Heading1"/>
        <w:numPr>
          <w:ilvl w:val="0"/>
          <w:numId w:val="14"/>
        </w:numPr>
        <w:rPr>
          <w:rFonts w:ascii="Cambria" w:hAnsi="Cambria"/>
        </w:rPr>
      </w:pPr>
      <w:bookmarkStart w:name="_Toc7053609" w:id="0"/>
      <w:r w:rsidRPr="4912C355">
        <w:rPr>
          <w:rFonts w:ascii="Cambria" w:hAnsi="Cambria"/>
        </w:rPr>
        <w:t>Item Type Overview</w:t>
      </w:r>
      <w:bookmarkEnd w:id="0"/>
    </w:p>
    <w:p w:rsidR="00EC03F3" w:rsidP="00EC03F3" w:rsidRDefault="33FCC2AC" w14:paraId="08C179A8" w14:textId="77777777">
      <w:pPr>
        <w:pStyle w:val="Heading2"/>
      </w:pPr>
      <w:bookmarkStart w:name="_Toc2119231104" w:id="1"/>
      <w:r>
        <w:t>JS</w:t>
      </w:r>
      <w:r w:rsidR="270F9F3B">
        <w:t>ON Structure</w:t>
      </w:r>
      <w:bookmarkEnd w:id="1"/>
    </w:p>
    <w:p w:rsidRPr="00F856BE" w:rsidR="00EC03F3" w:rsidP="004E6AA1" w:rsidRDefault="002A6E77" w14:paraId="75969961" w14:textId="0D962709">
      <w:pPr>
        <w:pStyle w:val="ListParagraph"/>
        <w:numPr>
          <w:ilvl w:val="1"/>
          <w:numId w:val="10"/>
        </w:numPr>
        <w:rPr>
          <w:rFonts w:ascii="Cambria" w:hAnsi="Cambria" w:eastAsia="Cambria" w:cs="Cambria"/>
          <w:color w:val="000000" w:themeColor="text1"/>
          <w:sz w:val="24"/>
          <w:szCs w:val="24"/>
        </w:rPr>
      </w:pPr>
      <w:r>
        <w:rPr>
          <w:rFonts w:ascii="Cambria" w:hAnsi="Cambria"/>
          <w:sz w:val="24"/>
          <w:szCs w:val="24"/>
        </w:rPr>
        <w:t xml:space="preserve">Constructed Response </w:t>
      </w:r>
      <w:r w:rsidR="00913546">
        <w:rPr>
          <w:rFonts w:ascii="Cambria" w:hAnsi="Cambria"/>
          <w:sz w:val="24"/>
          <w:szCs w:val="24"/>
        </w:rPr>
        <w:t>item</w:t>
      </w:r>
      <w:r w:rsidRPr="157D1D1A" w:rsidR="6E9A8CC9">
        <w:rPr>
          <w:rFonts w:ascii="Cambria" w:hAnsi="Cambria"/>
          <w:sz w:val="24"/>
          <w:szCs w:val="24"/>
        </w:rPr>
        <w:t xml:space="preserve"> JSON structure below</w:t>
      </w:r>
      <w:r w:rsidRPr="157D1D1A" w:rsidR="0E47BFBB">
        <w:rPr>
          <w:rFonts w:ascii="Cambria" w:hAnsi="Cambria"/>
          <w:sz w:val="24"/>
          <w:szCs w:val="24"/>
        </w:rPr>
        <w:t>.</w:t>
      </w:r>
    </w:p>
    <w:p w:rsidRPr="006324FA" w:rsidR="006324FA" w:rsidP="006324FA" w:rsidRDefault="006324FA" w14:paraId="4F7B56DE"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w:t>
      </w:r>
    </w:p>
    <w:p w:rsidRPr="006324FA" w:rsidR="006324FA" w:rsidP="006324FA" w:rsidRDefault="006324FA" w14:paraId="49C06BC6"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"uuid": "0b870c6-d7d3-24be-bbc-7fc4bccbb143",</w:t>
      </w:r>
    </w:p>
    <w:p w:rsidRPr="006324FA" w:rsidR="006324FA" w:rsidP="006324FA" w:rsidRDefault="006324FA" w14:paraId="75F35EB2"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lastRenderedPageBreak/>
        <w:t xml:space="preserve">  "stemContent": "&lt;p id=\"cb-277863-5-71\"&gt;&lt;span id=\"cb-884706-2-90\" style=\"color:#000000;\"&gt;Click inside the answer box. Type an answer. Watch the video to see how to answer.&amp;nbsp;&lt;/span&gt;&lt;/p&gt;\n\n&lt;hr id=\"cb-519005-0-82\" /&gt;\n&lt;p id=\"cb-266840-6-18\"&gt;&lt;span id=\"cb-181068-9-45\" style=\"color:#000000;\"&gt;How many letters are in the word &lt;u&gt;apple&lt;/u&gt;? Enter your answer.&lt;/span&gt;&lt;/p&gt;\n\n&lt;p id=\"cb-843875-10-6\"&gt; &lt;span class=\"constructedResponse-placeholder placeholder\" data=\"5\" id=\"cb-759079-9-91\" style=\"width: 1ch; text-align: center; color:black; background-color:greenyellow; border: 1px solid grey; border-radius: 5px; \"&gt;5&lt;/span&gt;&lt;span id=\"cb-55837-6-6\" style=\"color:#000000;\"&gt;&amp;nbsp;letters&lt;/span&gt;&lt;/p&gt;\n\n&lt;p id=\"cb-17222-8-38\"&gt;&lt;span id=\"cb-138450-9-39\" style=\"color:#000000;\"&gt;Table with CR boxes&lt;/span&gt;&lt;/p&gt;\n\n&lt;table border=\"1\" cellpadding=\"5\" cellspacing=\"0\" id=\"cb-241849-5-6\"&gt;\n\t&lt;tbody id=\"cb-632499-1-55\"&gt;\n\t\t&lt;tr id=\"cb-537534-3-88\"&gt;\n\t\t\t&lt;td id=\"cb-571745-7-78\" style=\"text-align: center;\"&gt;&lt;strong&gt;Word&lt;/strong&gt;&lt;/td&gt;\n\t\t\t&lt;td id=\"cb-646454-6-40\" style=\"text-align: center;\"&gt;&lt;strong&gt;Number of Letters&lt;/strong&gt;&lt;/td&gt;\n\t\t&lt;/tr&gt;\n\t\t&lt;tr id=\"cb-722786-1-69\"&gt;\n\t\t\t&lt;td id=\"cb-269426-0-43\"&gt;Dog&lt;/td&gt;\n\t\t\t&lt;td id=\"cb-318684-10-83\"&gt; &lt;span class=\"constructedResponse-placeholder placeholder\" data=\"3\" id=\"cb-25578-4-86\" style=\"width: 1ch; text-align: center; color:black; background-color:greenyellow; border: 1px solid grey; border-radius: 5px; \"&gt;3&lt;/span&gt;&lt;/td&gt;\n\t\t&lt;/tr&gt;\n\t\t&lt;tr id=\"cb-100647-1-43\"&gt;\n\t\t\t&lt;td id=\"cb-731453-7-82\"&gt;Plants&lt;/td&gt;\n\t\t\t&lt;td id=\"cb-828644-6-56\"&gt;  &lt;span class=\"constructedResponse-placeholder placeholder\" data=\"Six\" id=\"cb-61930-10-61\" style=\"width: 1ch; text-align: center; color:black; background-color:greenyellow; border: 1px solid grey; border-radius: 5px; \"&gt;Six&lt;/span&gt;&lt;/td&gt;\n\t\t&lt;/tr&gt;\n\t&lt;/tbody&gt;\n&lt;/table&gt;\n\n&lt;p id=\"cb-485345-3-44\"&gt;&amp;nbsp;&lt;/p&gt;\n",</w:t>
      </w:r>
    </w:p>
    <w:p w:rsidRPr="006324FA" w:rsidR="006324FA" w:rsidP="006324FA" w:rsidRDefault="006324FA" w14:paraId="1484D5B7"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"itemTypeCode": "CR",</w:t>
      </w:r>
    </w:p>
    <w:p w:rsidRPr="006324FA" w:rsidR="006324FA" w:rsidP="006324FA" w:rsidRDefault="006324FA" w14:paraId="47079B7B"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"minItemWidth": 0,</w:t>
      </w:r>
    </w:p>
    <w:p w:rsidRPr="006324FA" w:rsidR="006324FA" w:rsidP="006324FA" w:rsidRDefault="006324FA" w14:paraId="09E49AE6"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"minItemHeight": 0,</w:t>
      </w:r>
    </w:p>
    <w:p w:rsidRPr="006324FA" w:rsidR="006324FA" w:rsidP="006324FA" w:rsidRDefault="006324FA" w14:paraId="22171B89" w14:textId="77777777">
      <w:pPr>
        <w:pStyle w:val="ListParagraph"/>
        <w:ind w:left="1440"/>
        <w:rPr>
          <w:del w:author="Chandana, Mahesh" w:date="2022-04-03T18:06:07.278Z" w:id="366171648"/>
          <w:rFonts w:ascii="Cambria" w:hAnsi="Cambria" w:eastAsia="Cambria" w:cs="Cambria"/>
          <w:color w:val="000000" w:themeColor="text1"/>
          <w:sz w:val="24"/>
          <w:szCs w:val="24"/>
        </w:rPr>
      </w:pPr>
      <w:r w:rsidRPr="7125B0E1" w:rsidR="006324FA">
        <w:rPr>
          <w:rFonts w:ascii="Cambria" w:hAnsi="Cambria" w:eastAsia="Cambria" w:cs="Cambria"/>
          <w:color w:val="000000" w:themeColor="text1" w:themeTint="FF" w:themeShade="FF"/>
          <w:sz w:val="24"/>
          <w:szCs w:val="24"/>
        </w:rPr>
        <w:t xml:space="preserve">  </w:t>
      </w:r>
      <w:del w:author="Chandana, Mahesh" w:date="2022-04-03T18:06:07.279Z" w:id="1301797407">
        <w:r w:rsidRPr="7125B0E1" w:rsidDel="006324FA">
          <w:rPr>
            <w:rFonts w:ascii="Cambria" w:hAnsi="Cambria" w:eastAsia="Cambria" w:cs="Cambria"/>
            <w:color w:val="000000" w:themeColor="text1" w:themeTint="FF" w:themeShade="FF"/>
            <w:sz w:val="24"/>
            <w:szCs w:val="24"/>
          </w:rPr>
          <w:delText>"correctResponse": [</w:delText>
        </w:r>
      </w:del>
    </w:p>
    <w:p w:rsidRPr="006324FA" w:rsidR="006324FA" w:rsidP="006324FA" w:rsidRDefault="006324FA" w14:paraId="6B88102A" w14:textId="77777777">
      <w:pPr>
        <w:pStyle w:val="ListParagraph"/>
        <w:ind w:left="1440"/>
        <w:rPr>
          <w:del w:author="Chandana, Mahesh" w:date="2022-04-03T18:06:07.278Z" w:id="754717321"/>
          <w:rFonts w:ascii="Cambria" w:hAnsi="Cambria" w:eastAsia="Cambria" w:cs="Cambria"/>
          <w:color w:val="000000" w:themeColor="text1"/>
          <w:sz w:val="24"/>
          <w:szCs w:val="24"/>
        </w:rPr>
      </w:pPr>
      <w:del w:author="Chandana, Mahesh" w:date="2022-04-03T18:06:07.278Z" w:id="690334137">
        <w:r w:rsidRPr="7125B0E1" w:rsidDel="006324FA">
          <w:rPr>
            <w:rFonts w:ascii="Cambria" w:hAnsi="Cambria" w:eastAsia="Cambria" w:cs="Cambria"/>
            <w:color w:val="000000" w:themeColor="text1" w:themeTint="FF" w:themeShade="FF"/>
            <w:sz w:val="24"/>
            <w:szCs w:val="24"/>
          </w:rPr>
          <w:delText xml:space="preserve">    {</w:delText>
        </w:r>
      </w:del>
    </w:p>
    <w:p w:rsidRPr="006324FA" w:rsidR="006324FA" w:rsidP="006324FA" w:rsidRDefault="006324FA" w14:paraId="5DE0FA57" w14:textId="77777777">
      <w:pPr>
        <w:pStyle w:val="ListParagraph"/>
        <w:ind w:left="1440"/>
        <w:rPr>
          <w:del w:author="Chandana, Mahesh" w:date="2022-04-03T18:06:07.278Z" w:id="489998678"/>
          <w:rFonts w:ascii="Cambria" w:hAnsi="Cambria" w:eastAsia="Cambria" w:cs="Cambria"/>
          <w:color w:val="000000" w:themeColor="text1"/>
          <w:sz w:val="24"/>
          <w:szCs w:val="24"/>
        </w:rPr>
      </w:pPr>
      <w:del w:author="Chandana, Mahesh" w:date="2022-04-03T18:06:07.278Z" w:id="18445063">
        <w:r w:rsidRPr="7125B0E1" w:rsidDel="006324FA">
          <w:rPr>
            <w:rFonts w:ascii="Cambria" w:hAnsi="Cambria" w:eastAsia="Cambria" w:cs="Cambria"/>
            <w:color w:val="000000" w:themeColor="text1" w:themeTint="FF" w:themeShade="FF"/>
            <w:sz w:val="24"/>
            <w:szCs w:val="24"/>
          </w:rPr>
          <w:delText xml:space="preserve">      "id": "cb-759079-9-91",</w:delText>
        </w:r>
      </w:del>
    </w:p>
    <w:p w:rsidRPr="006324FA" w:rsidR="006324FA" w:rsidP="006324FA" w:rsidRDefault="006324FA" w14:paraId="1AF0C8C7" w14:textId="77777777">
      <w:pPr>
        <w:pStyle w:val="ListParagraph"/>
        <w:ind w:left="1440"/>
        <w:rPr>
          <w:del w:author="Chandana, Mahesh" w:date="2022-04-03T18:06:07.278Z" w:id="939595093"/>
          <w:rFonts w:ascii="Cambria" w:hAnsi="Cambria" w:eastAsia="Cambria" w:cs="Cambria"/>
          <w:color w:val="000000" w:themeColor="text1"/>
          <w:sz w:val="24"/>
          <w:szCs w:val="24"/>
        </w:rPr>
      </w:pPr>
      <w:del w:author="Chandana, Mahesh" w:date="2022-04-03T18:06:07.278Z" w:id="492794673">
        <w:r w:rsidRPr="7125B0E1" w:rsidDel="006324FA">
          <w:rPr>
            <w:rFonts w:ascii="Cambria" w:hAnsi="Cambria" w:eastAsia="Cambria" w:cs="Cambria"/>
            <w:color w:val="000000" w:themeColor="text1" w:themeTint="FF" w:themeShade="FF"/>
            <w:sz w:val="24"/>
            <w:szCs w:val="24"/>
          </w:rPr>
          <w:delText xml:space="preserve">      "index": 0,</w:delText>
        </w:r>
      </w:del>
    </w:p>
    <w:p w:rsidRPr="006324FA" w:rsidR="006324FA" w:rsidP="006324FA" w:rsidRDefault="006324FA" w14:paraId="225346B9" w14:textId="77777777">
      <w:pPr>
        <w:pStyle w:val="ListParagraph"/>
        <w:ind w:left="1440"/>
        <w:rPr>
          <w:del w:author="Chandana, Mahesh" w:date="2022-04-03T18:06:07.277Z" w:id="353621614"/>
          <w:rFonts w:ascii="Cambria" w:hAnsi="Cambria" w:eastAsia="Cambria" w:cs="Cambria"/>
          <w:color w:val="000000" w:themeColor="text1"/>
          <w:sz w:val="24"/>
          <w:szCs w:val="24"/>
        </w:rPr>
      </w:pPr>
      <w:del w:author="Chandana, Mahesh" w:date="2022-04-03T18:06:07.278Z" w:id="289253250">
        <w:r w:rsidRPr="7125B0E1" w:rsidDel="006324FA">
          <w:rPr>
            <w:rFonts w:ascii="Cambria" w:hAnsi="Cambria" w:eastAsia="Cambria" w:cs="Cambria"/>
            <w:color w:val="000000" w:themeColor="text1" w:themeTint="FF" w:themeShade="FF"/>
            <w:sz w:val="24"/>
            <w:szCs w:val="24"/>
          </w:rPr>
          <w:delText xml:space="preserve">      "value": "5",</w:delText>
        </w:r>
      </w:del>
    </w:p>
    <w:p w:rsidRPr="006324FA" w:rsidR="006324FA" w:rsidP="006324FA" w:rsidRDefault="006324FA" w14:paraId="6FCCE52C" w14:textId="77777777">
      <w:pPr>
        <w:pStyle w:val="ListParagraph"/>
        <w:ind w:left="1440"/>
        <w:rPr>
          <w:del w:author="Chandana, Mahesh" w:date="2022-04-03T18:06:07.277Z" w:id="31018606"/>
          <w:rFonts w:ascii="Cambria" w:hAnsi="Cambria" w:eastAsia="Cambria" w:cs="Cambria"/>
          <w:color w:val="000000" w:themeColor="text1"/>
          <w:sz w:val="24"/>
          <w:szCs w:val="24"/>
        </w:rPr>
      </w:pPr>
      <w:del w:author="Chandana, Mahesh" w:date="2022-04-03T18:06:07.277Z" w:id="1103326372">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maxFieldSize</w:delText>
        </w:r>
        <w:r w:rsidRPr="7125B0E1" w:rsidDel="006324FA">
          <w:rPr>
            <w:rFonts w:ascii="Cambria" w:hAnsi="Cambria" w:eastAsia="Cambria" w:cs="Cambria"/>
            <w:color w:val="000000" w:themeColor="text1" w:themeTint="FF" w:themeShade="FF"/>
            <w:sz w:val="24"/>
            <w:szCs w:val="24"/>
          </w:rPr>
          <w:delText>": 6,</w:delText>
        </w:r>
      </w:del>
    </w:p>
    <w:p w:rsidRPr="006324FA" w:rsidR="006324FA" w:rsidP="006324FA" w:rsidRDefault="006324FA" w14:paraId="2280AB24" w14:textId="77777777">
      <w:pPr>
        <w:pStyle w:val="ListParagraph"/>
        <w:ind w:left="1440"/>
        <w:rPr>
          <w:del w:author="Chandana, Mahesh" w:date="2022-04-03T18:06:07.277Z" w:id="1079417522"/>
          <w:rFonts w:ascii="Cambria" w:hAnsi="Cambria" w:eastAsia="Cambria" w:cs="Cambria"/>
          <w:color w:val="000000" w:themeColor="text1"/>
          <w:sz w:val="24"/>
          <w:szCs w:val="24"/>
        </w:rPr>
      </w:pPr>
      <w:del w:author="Chandana, Mahesh" w:date="2022-04-03T18:06:07.277Z" w:id="997044477">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responseName</w:delText>
        </w:r>
        <w:r w:rsidRPr="7125B0E1" w:rsidDel="006324FA">
          <w:rPr>
            <w:rFonts w:ascii="Cambria" w:hAnsi="Cambria" w:eastAsia="Cambria" w:cs="Cambria"/>
            <w:color w:val="000000" w:themeColor="text1" w:themeTint="FF" w:themeShade="FF"/>
            <w:sz w:val="24"/>
            <w:szCs w:val="24"/>
          </w:rPr>
          <w:delText>": "Response 1",</w:delText>
        </w:r>
      </w:del>
    </w:p>
    <w:p w:rsidRPr="006324FA" w:rsidR="006324FA" w:rsidP="006324FA" w:rsidRDefault="006324FA" w14:paraId="3D325C1F" w14:textId="77777777">
      <w:pPr>
        <w:pStyle w:val="ListParagraph"/>
        <w:ind w:left="1440"/>
        <w:rPr>
          <w:del w:author="Chandana, Mahesh" w:date="2022-04-03T18:06:07.277Z" w:id="2085326136"/>
          <w:rFonts w:ascii="Cambria" w:hAnsi="Cambria" w:eastAsia="Cambria" w:cs="Cambria"/>
          <w:color w:val="000000" w:themeColor="text1"/>
          <w:sz w:val="24"/>
          <w:szCs w:val="24"/>
        </w:rPr>
      </w:pPr>
      <w:del w:author="Chandana, Mahesh" w:date="2022-04-03T18:06:07.277Z" w:id="1894464257">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responseType</w:delText>
        </w:r>
        <w:r w:rsidRPr="7125B0E1" w:rsidDel="006324FA">
          <w:rPr>
            <w:rFonts w:ascii="Cambria" w:hAnsi="Cambria" w:eastAsia="Cambria" w:cs="Cambria"/>
            <w:color w:val="000000" w:themeColor="text1" w:themeTint="FF" w:themeShade="FF"/>
            <w:sz w:val="24"/>
            <w:szCs w:val="24"/>
          </w:rPr>
          <w:delText>": "Numeric",</w:delText>
        </w:r>
      </w:del>
    </w:p>
    <w:p w:rsidRPr="006324FA" w:rsidR="006324FA" w:rsidP="006324FA" w:rsidRDefault="006324FA" w14:paraId="5004D525" w14:textId="77777777">
      <w:pPr>
        <w:pStyle w:val="ListParagraph"/>
        <w:ind w:left="1440"/>
        <w:rPr>
          <w:del w:author="Chandana, Mahesh" w:date="2022-04-03T18:06:07.276Z" w:id="104660948"/>
          <w:rFonts w:ascii="Cambria" w:hAnsi="Cambria" w:eastAsia="Cambria" w:cs="Cambria"/>
          <w:color w:val="000000" w:themeColor="text1"/>
          <w:sz w:val="24"/>
          <w:szCs w:val="24"/>
        </w:rPr>
      </w:pPr>
      <w:del w:author="Chandana, Mahesh" w:date="2022-04-03T18:06:07.276Z" w:id="1704723308">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caseSensitive</w:delText>
        </w:r>
        <w:r w:rsidRPr="7125B0E1" w:rsidDel="006324FA">
          <w:rPr>
            <w:rFonts w:ascii="Cambria" w:hAnsi="Cambria" w:eastAsia="Cambria" w:cs="Cambria"/>
            <w:color w:val="000000" w:themeColor="text1" w:themeTint="FF" w:themeShade="FF"/>
            <w:sz w:val="24"/>
            <w:szCs w:val="24"/>
          </w:rPr>
          <w:delText>": true,</w:delText>
        </w:r>
      </w:del>
    </w:p>
    <w:p w:rsidRPr="006324FA" w:rsidR="006324FA" w:rsidP="006324FA" w:rsidRDefault="006324FA" w14:paraId="6471DC02" w14:textId="77777777">
      <w:pPr>
        <w:pStyle w:val="ListParagraph"/>
        <w:ind w:left="1440"/>
        <w:rPr>
          <w:del w:author="Chandana, Mahesh" w:date="2022-04-03T18:06:07.276Z" w:id="1620534390"/>
          <w:rFonts w:ascii="Cambria" w:hAnsi="Cambria" w:eastAsia="Cambria" w:cs="Cambria"/>
          <w:color w:val="000000" w:themeColor="text1"/>
          <w:sz w:val="24"/>
          <w:szCs w:val="24"/>
        </w:rPr>
      </w:pPr>
      <w:del w:author="Chandana, Mahesh" w:date="2022-04-03T18:06:07.276Z" w:id="1748387290">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maxCharacters</w:delText>
        </w:r>
        <w:r w:rsidRPr="7125B0E1" w:rsidDel="006324FA">
          <w:rPr>
            <w:rFonts w:ascii="Cambria" w:hAnsi="Cambria" w:eastAsia="Cambria" w:cs="Cambria"/>
            <w:color w:val="000000" w:themeColor="text1" w:themeTint="FF" w:themeShade="FF"/>
            <w:sz w:val="24"/>
            <w:szCs w:val="24"/>
          </w:rPr>
          <w:delText>": 4,</w:delText>
        </w:r>
      </w:del>
    </w:p>
    <w:p w:rsidRPr="006324FA" w:rsidR="006324FA" w:rsidP="006324FA" w:rsidRDefault="006324FA" w14:paraId="7F122452" w14:textId="77777777">
      <w:pPr>
        <w:pStyle w:val="ListParagraph"/>
        <w:ind w:left="1440"/>
        <w:rPr>
          <w:del w:author="Chandana, Mahesh" w:date="2022-04-03T18:06:07.276Z" w:id="1070743486"/>
          <w:rFonts w:ascii="Cambria" w:hAnsi="Cambria" w:eastAsia="Cambria" w:cs="Cambria"/>
          <w:color w:val="000000" w:themeColor="text1"/>
          <w:sz w:val="24"/>
          <w:szCs w:val="24"/>
        </w:rPr>
      </w:pPr>
      <w:del w:author="Chandana, Mahesh" w:date="2022-04-03T18:06:07.276Z" w:id="1537896430">
        <w:r w:rsidRPr="7125B0E1" w:rsidDel="006324FA">
          <w:rPr>
            <w:rFonts w:ascii="Cambria" w:hAnsi="Cambria" w:eastAsia="Cambria" w:cs="Cambria"/>
            <w:color w:val="000000" w:themeColor="text1" w:themeTint="FF" w:themeShade="FF"/>
            <w:sz w:val="24"/>
            <w:szCs w:val="24"/>
          </w:rPr>
          <w:delText xml:space="preserve">      "correctResponse": "5",</w:delText>
        </w:r>
      </w:del>
    </w:p>
    <w:p w:rsidRPr="006324FA" w:rsidR="006324FA" w:rsidP="006324FA" w:rsidRDefault="006324FA" w14:paraId="760857B2" w14:textId="77777777">
      <w:pPr>
        <w:pStyle w:val="ListParagraph"/>
        <w:ind w:left="1440"/>
        <w:rPr>
          <w:del w:author="Chandana, Mahesh" w:date="2022-04-03T18:06:07.276Z" w:id="256516887"/>
          <w:rFonts w:ascii="Cambria" w:hAnsi="Cambria" w:eastAsia="Cambria" w:cs="Cambria"/>
          <w:color w:val="000000" w:themeColor="text1"/>
          <w:sz w:val="24"/>
          <w:szCs w:val="24"/>
        </w:rPr>
      </w:pPr>
      <w:del w:author="Chandana, Mahesh" w:date="2022-04-03T18:06:07.276Z" w:id="1752421662">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acceptableValues</w:delText>
        </w:r>
        <w:r w:rsidRPr="7125B0E1" w:rsidDel="006324FA">
          <w:rPr>
            <w:rFonts w:ascii="Cambria" w:hAnsi="Cambria" w:eastAsia="Cambria" w:cs="Cambria"/>
            <w:color w:val="000000" w:themeColor="text1" w:themeTint="FF" w:themeShade="FF"/>
            <w:sz w:val="24"/>
            <w:szCs w:val="24"/>
          </w:rPr>
          <w:delText>": [</w:delText>
        </w:r>
      </w:del>
    </w:p>
    <w:p w:rsidRPr="006324FA" w:rsidR="006324FA" w:rsidP="006324FA" w:rsidRDefault="006324FA" w14:paraId="391935E2" w14:textId="77777777">
      <w:pPr>
        <w:pStyle w:val="ListParagraph"/>
        <w:ind w:left="1440"/>
        <w:rPr>
          <w:del w:author="Chandana, Mahesh" w:date="2022-04-03T18:06:07.274Z" w:id="1123566891"/>
          <w:rFonts w:ascii="Cambria" w:hAnsi="Cambria" w:eastAsia="Cambria" w:cs="Cambria"/>
          <w:color w:val="000000" w:themeColor="text1"/>
          <w:sz w:val="24"/>
          <w:szCs w:val="24"/>
        </w:rPr>
      </w:pPr>
      <w:del w:author="Chandana, Mahesh" w:date="2022-04-03T18:06:07.275Z" w:id="1586254908">
        <w:r w:rsidRPr="7125B0E1" w:rsidDel="006324FA">
          <w:rPr>
            <w:rFonts w:ascii="Cambria" w:hAnsi="Cambria" w:eastAsia="Cambria" w:cs="Cambria"/>
            <w:color w:val="000000" w:themeColor="text1" w:themeTint="FF" w:themeShade="FF"/>
            <w:sz w:val="24"/>
            <w:szCs w:val="24"/>
          </w:rPr>
          <w:delText xml:space="preserve">        5,</w:delText>
        </w:r>
      </w:del>
    </w:p>
    <w:p w:rsidRPr="006324FA" w:rsidR="006324FA" w:rsidP="03ADBAC0" w:rsidRDefault="006324FA" w14:paraId="17350070" w14:textId="13591916">
      <w:pPr>
        <w:pStyle w:val="ListParagraph"/>
        <w:ind w:left="1440" w:firstLine="0"/>
        <w:rPr>
          <w:del w:author="Chandana, Mahesh" w:date="2022-04-03T18:06:07.274Z" w:id="887262546"/>
          <w:rFonts w:ascii="Cambria" w:hAnsi="Cambria" w:eastAsia="Cambria" w:cs="Cambria"/>
          <w:color w:val="000000" w:themeColor="text1"/>
          <w:sz w:val="24"/>
          <w:szCs w:val="24"/>
        </w:rPr>
      </w:pPr>
      <w:del w:author="Chandana, Mahesh" w:date="2022-04-03T18:06:07.274Z" w:id="206065823">
        <w:r w:rsidRPr="7125B0E1" w:rsidDel="6638E780">
          <w:rPr>
            <w:rFonts w:ascii="Cambria" w:hAnsi="Cambria" w:eastAsia="Cambria" w:cs="Cambria"/>
            <w:color w:val="000000" w:themeColor="text1" w:themeTint="FF" w:themeShade="FF"/>
            <w:sz w:val="24"/>
            <w:szCs w:val="24"/>
          </w:rPr>
          <w:delText xml:space="preserve">       </w:delText>
        </w:r>
        <w:r w:rsidRPr="7125B0E1" w:rsidDel="50904556">
          <w:rPr>
            <w:rFonts w:ascii="Cambria" w:hAnsi="Cambria" w:eastAsia="Cambria" w:cs="Cambria"/>
            <w:color w:val="000000" w:themeColor="text1" w:themeTint="FF" w:themeShade="FF"/>
            <w:sz w:val="24"/>
            <w:szCs w:val="24"/>
          </w:rPr>
          <w:delText>5.0</w:delText>
        </w:r>
      </w:del>
    </w:p>
    <w:p w:rsidRPr="006324FA" w:rsidR="006324FA" w:rsidP="006324FA" w:rsidRDefault="006324FA" w14:paraId="675E7A4A" w14:textId="77777777">
      <w:pPr>
        <w:pStyle w:val="ListParagraph"/>
        <w:ind w:left="1440"/>
        <w:rPr>
          <w:del w:author="Chandana, Mahesh" w:date="2022-04-03T18:06:07.274Z" w:id="1014337265"/>
          <w:rFonts w:ascii="Cambria" w:hAnsi="Cambria" w:eastAsia="Cambria" w:cs="Cambria"/>
          <w:color w:val="000000" w:themeColor="text1"/>
          <w:sz w:val="24"/>
          <w:szCs w:val="24"/>
        </w:rPr>
      </w:pPr>
      <w:del w:author="Chandana, Mahesh" w:date="2022-04-03T18:06:07.274Z" w:id="1398589801">
        <w:r w:rsidRPr="7125B0E1" w:rsidDel="006324FA">
          <w:rPr>
            <w:rFonts w:ascii="Cambria" w:hAnsi="Cambria" w:eastAsia="Cambria" w:cs="Cambria"/>
            <w:color w:val="000000" w:themeColor="text1" w:themeTint="FF" w:themeShade="FF"/>
            <w:sz w:val="24"/>
            <w:szCs w:val="24"/>
          </w:rPr>
          <w:delText xml:space="preserve">      ]</w:delText>
        </w:r>
      </w:del>
    </w:p>
    <w:p w:rsidRPr="006324FA" w:rsidR="006324FA" w:rsidP="006324FA" w:rsidRDefault="006324FA" w14:paraId="2E864C2A" w14:textId="77777777">
      <w:pPr>
        <w:pStyle w:val="ListParagraph"/>
        <w:ind w:left="1440"/>
        <w:rPr>
          <w:del w:author="Chandana, Mahesh" w:date="2022-04-03T18:06:07.274Z" w:id="1007736711"/>
          <w:rFonts w:ascii="Cambria" w:hAnsi="Cambria" w:eastAsia="Cambria" w:cs="Cambria"/>
          <w:color w:val="000000" w:themeColor="text1"/>
          <w:sz w:val="24"/>
          <w:szCs w:val="24"/>
        </w:rPr>
      </w:pPr>
      <w:del w:author="Chandana, Mahesh" w:date="2022-04-03T18:06:07.274Z" w:id="2012522093">
        <w:r w:rsidRPr="7125B0E1" w:rsidDel="006324FA">
          <w:rPr>
            <w:rFonts w:ascii="Cambria" w:hAnsi="Cambria" w:eastAsia="Cambria" w:cs="Cambria"/>
            <w:color w:val="000000" w:themeColor="text1" w:themeTint="FF" w:themeShade="FF"/>
            <w:sz w:val="24"/>
            <w:szCs w:val="24"/>
          </w:rPr>
          <w:delText xml:space="preserve">    },</w:delText>
        </w:r>
      </w:del>
    </w:p>
    <w:p w:rsidRPr="006324FA" w:rsidR="006324FA" w:rsidP="006324FA" w:rsidRDefault="006324FA" w14:paraId="7124B495" w14:textId="77777777">
      <w:pPr>
        <w:pStyle w:val="ListParagraph"/>
        <w:ind w:left="1440"/>
        <w:rPr>
          <w:del w:author="Chandana, Mahesh" w:date="2022-04-03T18:06:07.274Z" w:id="552156189"/>
          <w:rFonts w:ascii="Cambria" w:hAnsi="Cambria" w:eastAsia="Cambria" w:cs="Cambria"/>
          <w:color w:val="000000" w:themeColor="text1"/>
          <w:sz w:val="24"/>
          <w:szCs w:val="24"/>
        </w:rPr>
      </w:pPr>
      <w:del w:author="Chandana, Mahesh" w:date="2022-04-03T18:06:07.274Z" w:id="136668074">
        <w:r w:rsidRPr="7125B0E1" w:rsidDel="006324FA">
          <w:rPr>
            <w:rFonts w:ascii="Cambria" w:hAnsi="Cambria" w:eastAsia="Cambria" w:cs="Cambria"/>
            <w:color w:val="000000" w:themeColor="text1" w:themeTint="FF" w:themeShade="FF"/>
            <w:sz w:val="24"/>
            <w:szCs w:val="24"/>
          </w:rPr>
          <w:delText xml:space="preserve">    {</w:delText>
        </w:r>
      </w:del>
    </w:p>
    <w:p w:rsidRPr="006324FA" w:rsidR="006324FA" w:rsidP="006324FA" w:rsidRDefault="006324FA" w14:paraId="2830A35A" w14:textId="77777777">
      <w:pPr>
        <w:pStyle w:val="ListParagraph"/>
        <w:ind w:left="1440"/>
        <w:rPr>
          <w:del w:author="Chandana, Mahesh" w:date="2022-04-03T18:06:07.273Z" w:id="1377706417"/>
          <w:rFonts w:ascii="Cambria" w:hAnsi="Cambria" w:eastAsia="Cambria" w:cs="Cambria"/>
          <w:color w:val="000000" w:themeColor="text1"/>
          <w:sz w:val="24"/>
          <w:szCs w:val="24"/>
        </w:rPr>
      </w:pPr>
      <w:del w:author="Chandana, Mahesh" w:date="2022-04-03T18:06:07.274Z" w:id="935555012">
        <w:r w:rsidRPr="7125B0E1" w:rsidDel="006324FA">
          <w:rPr>
            <w:rFonts w:ascii="Cambria" w:hAnsi="Cambria" w:eastAsia="Cambria" w:cs="Cambria"/>
            <w:color w:val="000000" w:themeColor="text1" w:themeTint="FF" w:themeShade="FF"/>
            <w:sz w:val="24"/>
            <w:szCs w:val="24"/>
          </w:rPr>
          <w:delText xml:space="preserve">      "id": "cb-25578-4-86",</w:delText>
        </w:r>
      </w:del>
    </w:p>
    <w:p w:rsidRPr="006324FA" w:rsidR="006324FA" w:rsidP="006324FA" w:rsidRDefault="006324FA" w14:paraId="6CF78AD6" w14:textId="77777777">
      <w:pPr>
        <w:pStyle w:val="ListParagraph"/>
        <w:ind w:left="1440"/>
        <w:rPr>
          <w:del w:author="Chandana, Mahesh" w:date="2022-04-03T18:06:07.273Z" w:id="2030143320"/>
          <w:rFonts w:ascii="Cambria" w:hAnsi="Cambria" w:eastAsia="Cambria" w:cs="Cambria"/>
          <w:color w:val="000000" w:themeColor="text1"/>
          <w:sz w:val="24"/>
          <w:szCs w:val="24"/>
        </w:rPr>
      </w:pPr>
      <w:del w:author="Chandana, Mahesh" w:date="2022-04-03T18:06:07.273Z" w:id="184592302">
        <w:r w:rsidRPr="7125B0E1" w:rsidDel="006324FA">
          <w:rPr>
            <w:rFonts w:ascii="Cambria" w:hAnsi="Cambria" w:eastAsia="Cambria" w:cs="Cambria"/>
            <w:color w:val="000000" w:themeColor="text1" w:themeTint="FF" w:themeShade="FF"/>
            <w:sz w:val="24"/>
            <w:szCs w:val="24"/>
          </w:rPr>
          <w:delText xml:space="preserve">      "index": 1,</w:delText>
        </w:r>
      </w:del>
    </w:p>
    <w:p w:rsidRPr="006324FA" w:rsidR="006324FA" w:rsidP="006324FA" w:rsidRDefault="006324FA" w14:paraId="6F961718" w14:textId="77777777">
      <w:pPr>
        <w:pStyle w:val="ListParagraph"/>
        <w:ind w:left="1440"/>
        <w:rPr>
          <w:del w:author="Chandana, Mahesh" w:date="2022-04-03T18:06:07.273Z" w:id="2020604021"/>
          <w:rFonts w:ascii="Cambria" w:hAnsi="Cambria" w:eastAsia="Cambria" w:cs="Cambria"/>
          <w:color w:val="000000" w:themeColor="text1"/>
          <w:sz w:val="24"/>
          <w:szCs w:val="24"/>
        </w:rPr>
      </w:pPr>
      <w:del w:author="Chandana, Mahesh" w:date="2022-04-03T18:06:07.273Z" w:id="1364702947">
        <w:r w:rsidRPr="7125B0E1" w:rsidDel="006324FA">
          <w:rPr>
            <w:rFonts w:ascii="Cambria" w:hAnsi="Cambria" w:eastAsia="Cambria" w:cs="Cambria"/>
            <w:color w:val="000000" w:themeColor="text1" w:themeTint="FF" w:themeShade="FF"/>
            <w:sz w:val="24"/>
            <w:szCs w:val="24"/>
          </w:rPr>
          <w:delText xml:space="preserve">      "value": "3",</w:delText>
        </w:r>
      </w:del>
    </w:p>
    <w:p w:rsidRPr="006324FA" w:rsidR="006324FA" w:rsidP="006324FA" w:rsidRDefault="006324FA" w14:paraId="6C00EE86" w14:textId="77777777">
      <w:pPr>
        <w:pStyle w:val="ListParagraph"/>
        <w:ind w:left="1440"/>
        <w:rPr>
          <w:del w:author="Chandana, Mahesh" w:date="2022-04-03T18:06:07.273Z" w:id="632330551"/>
          <w:rFonts w:ascii="Cambria" w:hAnsi="Cambria" w:eastAsia="Cambria" w:cs="Cambria"/>
          <w:color w:val="000000" w:themeColor="text1"/>
          <w:sz w:val="24"/>
          <w:szCs w:val="24"/>
        </w:rPr>
      </w:pPr>
      <w:del w:author="Chandana, Mahesh" w:date="2022-04-03T18:06:07.273Z" w:id="1438077074">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maxFieldSize</w:delText>
        </w:r>
        <w:r w:rsidRPr="7125B0E1" w:rsidDel="006324FA">
          <w:rPr>
            <w:rFonts w:ascii="Cambria" w:hAnsi="Cambria" w:eastAsia="Cambria" w:cs="Cambria"/>
            <w:color w:val="000000" w:themeColor="text1" w:themeTint="FF" w:themeShade="FF"/>
            <w:sz w:val="24"/>
            <w:szCs w:val="24"/>
          </w:rPr>
          <w:delText>": 3,</w:delText>
        </w:r>
      </w:del>
    </w:p>
    <w:p w:rsidRPr="006324FA" w:rsidR="006324FA" w:rsidP="006324FA" w:rsidRDefault="006324FA" w14:paraId="7ACB7FCA" w14:textId="77777777">
      <w:pPr>
        <w:pStyle w:val="ListParagraph"/>
        <w:ind w:left="1440"/>
        <w:rPr>
          <w:del w:author="Chandana, Mahesh" w:date="2022-04-03T18:06:07.272Z" w:id="2098423991"/>
          <w:rFonts w:ascii="Cambria" w:hAnsi="Cambria" w:eastAsia="Cambria" w:cs="Cambria"/>
          <w:color w:val="000000" w:themeColor="text1"/>
          <w:sz w:val="24"/>
          <w:szCs w:val="24"/>
        </w:rPr>
      </w:pPr>
      <w:del w:author="Chandana, Mahesh" w:date="2022-04-03T18:06:07.273Z" w:id="467483911">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responseName</w:delText>
        </w:r>
        <w:r w:rsidRPr="7125B0E1" w:rsidDel="006324FA">
          <w:rPr>
            <w:rFonts w:ascii="Cambria" w:hAnsi="Cambria" w:eastAsia="Cambria" w:cs="Cambria"/>
            <w:color w:val="000000" w:themeColor="text1" w:themeTint="FF" w:themeShade="FF"/>
            <w:sz w:val="24"/>
            <w:szCs w:val="24"/>
          </w:rPr>
          <w:delText>": "Response 2",</w:delText>
        </w:r>
      </w:del>
    </w:p>
    <w:p w:rsidRPr="006324FA" w:rsidR="006324FA" w:rsidP="006324FA" w:rsidRDefault="006324FA" w14:paraId="6BF264FC" w14:textId="77777777">
      <w:pPr>
        <w:pStyle w:val="ListParagraph"/>
        <w:ind w:left="1440"/>
        <w:rPr>
          <w:del w:author="Chandana, Mahesh" w:date="2022-04-03T18:06:07.272Z" w:id="931737514"/>
          <w:rFonts w:ascii="Cambria" w:hAnsi="Cambria" w:eastAsia="Cambria" w:cs="Cambria"/>
          <w:color w:val="000000" w:themeColor="text1"/>
          <w:sz w:val="24"/>
          <w:szCs w:val="24"/>
        </w:rPr>
      </w:pPr>
      <w:del w:author="Chandana, Mahesh" w:date="2022-04-03T18:06:07.272Z" w:id="961759245">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responseType</w:delText>
        </w:r>
        <w:r w:rsidRPr="7125B0E1" w:rsidDel="006324FA">
          <w:rPr>
            <w:rFonts w:ascii="Cambria" w:hAnsi="Cambria" w:eastAsia="Cambria" w:cs="Cambria"/>
            <w:color w:val="000000" w:themeColor="text1" w:themeTint="FF" w:themeShade="FF"/>
            <w:sz w:val="24"/>
            <w:szCs w:val="24"/>
          </w:rPr>
          <w:delText>": "</w:delText>
        </w:r>
        <w:r w:rsidRPr="7125B0E1" w:rsidDel="006324FA">
          <w:rPr>
            <w:rFonts w:ascii="Cambria" w:hAnsi="Cambria" w:eastAsia="Cambria" w:cs="Cambria"/>
            <w:color w:val="000000" w:themeColor="text1" w:themeTint="FF" w:themeShade="FF"/>
            <w:sz w:val="24"/>
            <w:szCs w:val="24"/>
          </w:rPr>
          <w:delText>AlphaNumeric</w:delText>
        </w:r>
        <w:r w:rsidRPr="7125B0E1" w:rsidDel="006324FA">
          <w:rPr>
            <w:rFonts w:ascii="Cambria" w:hAnsi="Cambria" w:eastAsia="Cambria" w:cs="Cambria"/>
            <w:color w:val="000000" w:themeColor="text1" w:themeTint="FF" w:themeShade="FF"/>
            <w:sz w:val="24"/>
            <w:szCs w:val="24"/>
          </w:rPr>
          <w:delText>",</w:delText>
        </w:r>
      </w:del>
    </w:p>
    <w:p w:rsidRPr="006324FA" w:rsidR="006324FA" w:rsidP="006324FA" w:rsidRDefault="006324FA" w14:paraId="4D191A72" w14:textId="77777777">
      <w:pPr>
        <w:pStyle w:val="ListParagraph"/>
        <w:ind w:left="1440"/>
        <w:rPr>
          <w:del w:author="Chandana, Mahesh" w:date="2022-04-03T18:06:07.272Z" w:id="612797679"/>
          <w:rFonts w:ascii="Cambria" w:hAnsi="Cambria" w:eastAsia="Cambria" w:cs="Cambria"/>
          <w:color w:val="000000" w:themeColor="text1"/>
          <w:sz w:val="24"/>
          <w:szCs w:val="24"/>
        </w:rPr>
      </w:pPr>
      <w:del w:author="Chandana, Mahesh" w:date="2022-04-03T18:06:07.272Z" w:id="734050025">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caseSensitive</w:delText>
        </w:r>
        <w:r w:rsidRPr="7125B0E1" w:rsidDel="006324FA">
          <w:rPr>
            <w:rFonts w:ascii="Cambria" w:hAnsi="Cambria" w:eastAsia="Cambria" w:cs="Cambria"/>
            <w:color w:val="000000" w:themeColor="text1" w:themeTint="FF" w:themeShade="FF"/>
            <w:sz w:val="24"/>
            <w:szCs w:val="24"/>
          </w:rPr>
          <w:delText>": true,</w:delText>
        </w:r>
      </w:del>
    </w:p>
    <w:p w:rsidRPr="006324FA" w:rsidR="006324FA" w:rsidP="006324FA" w:rsidRDefault="006324FA" w14:paraId="57186DD7" w14:textId="77777777">
      <w:pPr>
        <w:pStyle w:val="ListParagraph"/>
        <w:ind w:left="1440"/>
        <w:rPr>
          <w:del w:author="Chandana, Mahesh" w:date="2022-04-03T18:06:07.271Z" w:id="816866650"/>
          <w:rFonts w:ascii="Cambria" w:hAnsi="Cambria" w:eastAsia="Cambria" w:cs="Cambria"/>
          <w:color w:val="000000" w:themeColor="text1"/>
          <w:sz w:val="24"/>
          <w:szCs w:val="24"/>
        </w:rPr>
      </w:pPr>
      <w:del w:author="Chandana, Mahesh" w:date="2022-04-03T18:06:07.272Z" w:id="1401228356">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maxCharacters</w:delText>
        </w:r>
        <w:r w:rsidRPr="7125B0E1" w:rsidDel="006324FA">
          <w:rPr>
            <w:rFonts w:ascii="Cambria" w:hAnsi="Cambria" w:eastAsia="Cambria" w:cs="Cambria"/>
            <w:color w:val="000000" w:themeColor="text1" w:themeTint="FF" w:themeShade="FF"/>
            <w:sz w:val="24"/>
            <w:szCs w:val="24"/>
          </w:rPr>
          <w:delText>": 1,</w:delText>
        </w:r>
      </w:del>
    </w:p>
    <w:p w:rsidRPr="006324FA" w:rsidR="006324FA" w:rsidP="006324FA" w:rsidRDefault="006324FA" w14:paraId="5F3AB68F" w14:textId="77777777">
      <w:pPr>
        <w:pStyle w:val="ListParagraph"/>
        <w:ind w:left="1440"/>
        <w:rPr>
          <w:del w:author="Chandana, Mahesh" w:date="2022-04-03T18:06:07.271Z" w:id="71924585"/>
          <w:rFonts w:ascii="Cambria" w:hAnsi="Cambria" w:eastAsia="Cambria" w:cs="Cambria"/>
          <w:color w:val="000000" w:themeColor="text1"/>
          <w:sz w:val="24"/>
          <w:szCs w:val="24"/>
        </w:rPr>
      </w:pPr>
      <w:del w:author="Chandana, Mahesh" w:date="2022-04-03T18:06:07.271Z" w:id="252311877">
        <w:r w:rsidRPr="7125B0E1" w:rsidDel="006324FA">
          <w:rPr>
            <w:rFonts w:ascii="Cambria" w:hAnsi="Cambria" w:eastAsia="Cambria" w:cs="Cambria"/>
            <w:color w:val="000000" w:themeColor="text1" w:themeTint="FF" w:themeShade="FF"/>
            <w:sz w:val="24"/>
            <w:szCs w:val="24"/>
          </w:rPr>
          <w:delText xml:space="preserve">      "correctResponse": "3",</w:delText>
        </w:r>
      </w:del>
    </w:p>
    <w:p w:rsidRPr="006324FA" w:rsidR="006324FA" w:rsidP="006324FA" w:rsidRDefault="006324FA" w14:paraId="6A7A638A" w14:textId="77777777">
      <w:pPr>
        <w:pStyle w:val="ListParagraph"/>
        <w:ind w:left="1440"/>
        <w:rPr>
          <w:del w:author="Chandana, Mahesh" w:date="2022-04-03T18:06:07.271Z" w:id="437982131"/>
          <w:rFonts w:ascii="Cambria" w:hAnsi="Cambria" w:eastAsia="Cambria" w:cs="Cambria"/>
          <w:color w:val="000000" w:themeColor="text1"/>
          <w:sz w:val="24"/>
          <w:szCs w:val="24"/>
        </w:rPr>
      </w:pPr>
      <w:del w:author="Chandana, Mahesh" w:date="2022-04-03T18:06:07.271Z" w:id="2099693847">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acceptableValues</w:delText>
        </w:r>
        <w:r w:rsidRPr="7125B0E1" w:rsidDel="006324FA">
          <w:rPr>
            <w:rFonts w:ascii="Cambria" w:hAnsi="Cambria" w:eastAsia="Cambria" w:cs="Cambria"/>
            <w:color w:val="000000" w:themeColor="text1" w:themeTint="FF" w:themeShade="FF"/>
            <w:sz w:val="24"/>
            <w:szCs w:val="24"/>
          </w:rPr>
          <w:delText>": [</w:delText>
        </w:r>
      </w:del>
    </w:p>
    <w:p w:rsidRPr="006324FA" w:rsidR="006324FA" w:rsidP="006324FA" w:rsidRDefault="006324FA" w14:paraId="74498BEE" w14:textId="77777777">
      <w:pPr>
        <w:pStyle w:val="ListParagraph"/>
        <w:ind w:left="1440"/>
        <w:rPr>
          <w:del w:author="Chandana, Mahesh" w:date="2022-04-03T18:06:07.27Z" w:id="1394106090"/>
          <w:rFonts w:ascii="Cambria" w:hAnsi="Cambria" w:eastAsia="Cambria" w:cs="Cambria"/>
          <w:color w:val="000000" w:themeColor="text1"/>
          <w:sz w:val="24"/>
          <w:szCs w:val="24"/>
        </w:rPr>
      </w:pPr>
      <w:del w:author="Chandana, Mahesh" w:date="2022-04-03T18:06:07.271Z" w:id="221050410">
        <w:r w:rsidRPr="7125B0E1" w:rsidDel="006324FA">
          <w:rPr>
            <w:rFonts w:ascii="Cambria" w:hAnsi="Cambria" w:eastAsia="Cambria" w:cs="Cambria"/>
            <w:color w:val="000000" w:themeColor="text1" w:themeTint="FF" w:themeShade="FF"/>
            <w:sz w:val="24"/>
            <w:szCs w:val="24"/>
          </w:rPr>
          <w:delText xml:space="preserve">        "three"</w:delText>
        </w:r>
      </w:del>
    </w:p>
    <w:p w:rsidRPr="006324FA" w:rsidR="006324FA" w:rsidP="006324FA" w:rsidRDefault="006324FA" w14:paraId="448A31C1" w14:textId="77777777">
      <w:pPr>
        <w:pStyle w:val="ListParagraph"/>
        <w:ind w:left="1440"/>
        <w:rPr>
          <w:del w:author="Chandana, Mahesh" w:date="2022-04-03T18:06:07.27Z" w:id="369506045"/>
          <w:rFonts w:ascii="Cambria" w:hAnsi="Cambria" w:eastAsia="Cambria" w:cs="Cambria"/>
          <w:color w:val="000000" w:themeColor="text1"/>
          <w:sz w:val="24"/>
          <w:szCs w:val="24"/>
        </w:rPr>
      </w:pPr>
      <w:del w:author="Chandana, Mahesh" w:date="2022-04-03T18:06:07.27Z" w:id="1267440897">
        <w:r w:rsidRPr="7125B0E1" w:rsidDel="006324FA">
          <w:rPr>
            <w:rFonts w:ascii="Cambria" w:hAnsi="Cambria" w:eastAsia="Cambria" w:cs="Cambria"/>
            <w:color w:val="000000" w:themeColor="text1" w:themeTint="FF" w:themeShade="FF"/>
            <w:sz w:val="24"/>
            <w:szCs w:val="24"/>
          </w:rPr>
          <w:delText xml:space="preserve">      ]</w:delText>
        </w:r>
      </w:del>
    </w:p>
    <w:p w:rsidRPr="006324FA" w:rsidR="006324FA" w:rsidP="006324FA" w:rsidRDefault="006324FA" w14:paraId="04A3A28B" w14:textId="77777777">
      <w:pPr>
        <w:pStyle w:val="ListParagraph"/>
        <w:ind w:left="1440"/>
        <w:rPr>
          <w:del w:author="Chandana, Mahesh" w:date="2022-04-03T18:06:07.27Z" w:id="1916568766"/>
          <w:rFonts w:ascii="Cambria" w:hAnsi="Cambria" w:eastAsia="Cambria" w:cs="Cambria"/>
          <w:color w:val="000000" w:themeColor="text1"/>
          <w:sz w:val="24"/>
          <w:szCs w:val="24"/>
        </w:rPr>
      </w:pPr>
      <w:del w:author="Chandana, Mahesh" w:date="2022-04-03T18:06:07.27Z" w:id="1517272988">
        <w:r w:rsidRPr="7125B0E1" w:rsidDel="006324FA">
          <w:rPr>
            <w:rFonts w:ascii="Cambria" w:hAnsi="Cambria" w:eastAsia="Cambria" w:cs="Cambria"/>
            <w:color w:val="000000" w:themeColor="text1" w:themeTint="FF" w:themeShade="FF"/>
            <w:sz w:val="24"/>
            <w:szCs w:val="24"/>
          </w:rPr>
          <w:delText xml:space="preserve">    },</w:delText>
        </w:r>
      </w:del>
    </w:p>
    <w:p w:rsidRPr="006324FA" w:rsidR="006324FA" w:rsidP="006324FA" w:rsidRDefault="006324FA" w14:paraId="149F516A" w14:textId="77777777">
      <w:pPr>
        <w:pStyle w:val="ListParagraph"/>
        <w:ind w:left="1440"/>
        <w:rPr>
          <w:del w:author="Chandana, Mahesh" w:date="2022-04-03T18:06:07.27Z" w:id="1556659021"/>
          <w:rFonts w:ascii="Cambria" w:hAnsi="Cambria" w:eastAsia="Cambria" w:cs="Cambria"/>
          <w:color w:val="000000" w:themeColor="text1"/>
          <w:sz w:val="24"/>
          <w:szCs w:val="24"/>
        </w:rPr>
      </w:pPr>
      <w:del w:author="Chandana, Mahesh" w:date="2022-04-03T18:06:07.27Z" w:id="1737880591">
        <w:r w:rsidRPr="7125B0E1" w:rsidDel="006324FA">
          <w:rPr>
            <w:rFonts w:ascii="Cambria" w:hAnsi="Cambria" w:eastAsia="Cambria" w:cs="Cambria"/>
            <w:color w:val="000000" w:themeColor="text1" w:themeTint="FF" w:themeShade="FF"/>
            <w:sz w:val="24"/>
            <w:szCs w:val="24"/>
          </w:rPr>
          <w:delText xml:space="preserve">    {</w:delText>
        </w:r>
      </w:del>
    </w:p>
    <w:p w:rsidRPr="006324FA" w:rsidR="006324FA" w:rsidP="006324FA" w:rsidRDefault="006324FA" w14:paraId="3F031BB6" w14:textId="77777777">
      <w:pPr>
        <w:pStyle w:val="ListParagraph"/>
        <w:ind w:left="1440"/>
        <w:rPr>
          <w:del w:author="Chandana, Mahesh" w:date="2022-04-03T18:06:07.27Z" w:id="2116095033"/>
          <w:rFonts w:ascii="Cambria" w:hAnsi="Cambria" w:eastAsia="Cambria" w:cs="Cambria"/>
          <w:color w:val="000000" w:themeColor="text1"/>
          <w:sz w:val="24"/>
          <w:szCs w:val="24"/>
        </w:rPr>
      </w:pPr>
      <w:del w:author="Chandana, Mahesh" w:date="2022-04-03T18:06:07.27Z" w:id="506192122">
        <w:r w:rsidRPr="7125B0E1" w:rsidDel="006324FA">
          <w:rPr>
            <w:rFonts w:ascii="Cambria" w:hAnsi="Cambria" w:eastAsia="Cambria" w:cs="Cambria"/>
            <w:color w:val="000000" w:themeColor="text1" w:themeTint="FF" w:themeShade="FF"/>
            <w:sz w:val="24"/>
            <w:szCs w:val="24"/>
          </w:rPr>
          <w:delText xml:space="preserve">      "id": "cb-61930-10-61",</w:delText>
        </w:r>
      </w:del>
    </w:p>
    <w:p w:rsidRPr="006324FA" w:rsidR="006324FA" w:rsidP="006324FA" w:rsidRDefault="006324FA" w14:paraId="754AE48A" w14:textId="77777777">
      <w:pPr>
        <w:pStyle w:val="ListParagraph"/>
        <w:ind w:left="1440"/>
        <w:rPr>
          <w:del w:author="Chandana, Mahesh" w:date="2022-04-03T18:06:07.269Z" w:id="899994683"/>
          <w:rFonts w:ascii="Cambria" w:hAnsi="Cambria" w:eastAsia="Cambria" w:cs="Cambria"/>
          <w:color w:val="000000" w:themeColor="text1"/>
          <w:sz w:val="24"/>
          <w:szCs w:val="24"/>
        </w:rPr>
      </w:pPr>
      <w:del w:author="Chandana, Mahesh" w:date="2022-04-03T18:06:07.27Z" w:id="810287533">
        <w:r w:rsidRPr="7125B0E1" w:rsidDel="006324FA">
          <w:rPr>
            <w:rFonts w:ascii="Cambria" w:hAnsi="Cambria" w:eastAsia="Cambria" w:cs="Cambria"/>
            <w:color w:val="000000" w:themeColor="text1" w:themeTint="FF" w:themeShade="FF"/>
            <w:sz w:val="24"/>
            <w:szCs w:val="24"/>
          </w:rPr>
          <w:delText xml:space="preserve">      "index": 2,</w:delText>
        </w:r>
      </w:del>
    </w:p>
    <w:p w:rsidRPr="006324FA" w:rsidR="006324FA" w:rsidP="006324FA" w:rsidRDefault="006324FA" w14:paraId="552E70A7" w14:textId="77777777">
      <w:pPr>
        <w:pStyle w:val="ListParagraph"/>
        <w:ind w:left="1440"/>
        <w:rPr>
          <w:del w:author="Chandana, Mahesh" w:date="2022-04-03T18:06:07.269Z" w:id="1302769660"/>
          <w:rFonts w:ascii="Cambria" w:hAnsi="Cambria" w:eastAsia="Cambria" w:cs="Cambria"/>
          <w:color w:val="000000" w:themeColor="text1"/>
          <w:sz w:val="24"/>
          <w:szCs w:val="24"/>
        </w:rPr>
      </w:pPr>
      <w:del w:author="Chandana, Mahesh" w:date="2022-04-03T18:06:07.269Z" w:id="1018412469">
        <w:r w:rsidRPr="7125B0E1" w:rsidDel="006324FA">
          <w:rPr>
            <w:rFonts w:ascii="Cambria" w:hAnsi="Cambria" w:eastAsia="Cambria" w:cs="Cambria"/>
            <w:color w:val="000000" w:themeColor="text1" w:themeTint="FF" w:themeShade="FF"/>
            <w:sz w:val="24"/>
            <w:szCs w:val="24"/>
          </w:rPr>
          <w:delText xml:space="preserve">      "value": "Six",</w:delText>
        </w:r>
      </w:del>
    </w:p>
    <w:p w:rsidRPr="006324FA" w:rsidR="006324FA" w:rsidP="006324FA" w:rsidRDefault="006324FA" w14:paraId="71A48D82" w14:textId="77777777">
      <w:pPr>
        <w:pStyle w:val="ListParagraph"/>
        <w:ind w:left="1440"/>
        <w:rPr>
          <w:del w:author="Chandana, Mahesh" w:date="2022-04-03T18:06:07.269Z" w:id="1077513365"/>
          <w:rFonts w:ascii="Cambria" w:hAnsi="Cambria" w:eastAsia="Cambria" w:cs="Cambria"/>
          <w:color w:val="000000" w:themeColor="text1"/>
          <w:sz w:val="24"/>
          <w:szCs w:val="24"/>
        </w:rPr>
      </w:pPr>
      <w:del w:author="Chandana, Mahesh" w:date="2022-04-03T18:06:07.269Z" w:id="1412467427">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maxFieldSize</w:delText>
        </w:r>
        <w:r w:rsidRPr="7125B0E1" w:rsidDel="006324FA">
          <w:rPr>
            <w:rFonts w:ascii="Cambria" w:hAnsi="Cambria" w:eastAsia="Cambria" w:cs="Cambria"/>
            <w:color w:val="000000" w:themeColor="text1" w:themeTint="FF" w:themeShade="FF"/>
            <w:sz w:val="24"/>
            <w:szCs w:val="24"/>
          </w:rPr>
          <w:delText>": 3,</w:delText>
        </w:r>
      </w:del>
    </w:p>
    <w:p w:rsidRPr="006324FA" w:rsidR="006324FA" w:rsidP="006324FA" w:rsidRDefault="006324FA" w14:paraId="50D5A212" w14:textId="77777777">
      <w:pPr>
        <w:pStyle w:val="ListParagraph"/>
        <w:ind w:left="1440"/>
        <w:rPr>
          <w:del w:author="Chandana, Mahesh" w:date="2022-04-03T18:06:07.268Z" w:id="490795528"/>
          <w:rFonts w:ascii="Cambria" w:hAnsi="Cambria" w:eastAsia="Cambria" w:cs="Cambria"/>
          <w:color w:val="000000" w:themeColor="text1"/>
          <w:sz w:val="24"/>
          <w:szCs w:val="24"/>
        </w:rPr>
      </w:pPr>
      <w:del w:author="Chandana, Mahesh" w:date="2022-04-03T18:06:07.269Z" w:id="1583280758">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responseName</w:delText>
        </w:r>
        <w:r w:rsidRPr="7125B0E1" w:rsidDel="006324FA">
          <w:rPr>
            <w:rFonts w:ascii="Cambria" w:hAnsi="Cambria" w:eastAsia="Cambria" w:cs="Cambria"/>
            <w:color w:val="000000" w:themeColor="text1" w:themeTint="FF" w:themeShade="FF"/>
            <w:sz w:val="24"/>
            <w:szCs w:val="24"/>
          </w:rPr>
          <w:delText>": "Response 2",</w:delText>
        </w:r>
      </w:del>
    </w:p>
    <w:p w:rsidRPr="006324FA" w:rsidR="006324FA" w:rsidP="006324FA" w:rsidRDefault="006324FA" w14:paraId="2EB77178" w14:textId="77777777">
      <w:pPr>
        <w:pStyle w:val="ListParagraph"/>
        <w:ind w:left="1440"/>
        <w:rPr>
          <w:del w:author="Chandana, Mahesh" w:date="2022-04-03T18:06:07.268Z" w:id="453596537"/>
          <w:rFonts w:ascii="Cambria" w:hAnsi="Cambria" w:eastAsia="Cambria" w:cs="Cambria"/>
          <w:color w:val="000000" w:themeColor="text1"/>
          <w:sz w:val="24"/>
          <w:szCs w:val="24"/>
        </w:rPr>
      </w:pPr>
      <w:del w:author="Chandana, Mahesh" w:date="2022-04-03T18:06:07.268Z" w:id="522234274">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responseType</w:delText>
        </w:r>
        <w:r w:rsidRPr="7125B0E1" w:rsidDel="006324FA">
          <w:rPr>
            <w:rFonts w:ascii="Cambria" w:hAnsi="Cambria" w:eastAsia="Cambria" w:cs="Cambria"/>
            <w:color w:val="000000" w:themeColor="text1" w:themeTint="FF" w:themeShade="FF"/>
            <w:sz w:val="24"/>
            <w:szCs w:val="24"/>
          </w:rPr>
          <w:delText>": "</w:delText>
        </w:r>
        <w:r w:rsidRPr="7125B0E1" w:rsidDel="006324FA">
          <w:rPr>
            <w:rFonts w:ascii="Cambria" w:hAnsi="Cambria" w:eastAsia="Cambria" w:cs="Cambria"/>
            <w:color w:val="000000" w:themeColor="text1" w:themeTint="FF" w:themeShade="FF"/>
            <w:sz w:val="24"/>
            <w:szCs w:val="24"/>
          </w:rPr>
          <w:delText>AlphaNumeric</w:delText>
        </w:r>
        <w:r w:rsidRPr="7125B0E1" w:rsidDel="006324FA">
          <w:rPr>
            <w:rFonts w:ascii="Cambria" w:hAnsi="Cambria" w:eastAsia="Cambria" w:cs="Cambria"/>
            <w:color w:val="000000" w:themeColor="text1" w:themeTint="FF" w:themeShade="FF"/>
            <w:sz w:val="24"/>
            <w:szCs w:val="24"/>
          </w:rPr>
          <w:delText>",</w:delText>
        </w:r>
      </w:del>
    </w:p>
    <w:p w:rsidRPr="006324FA" w:rsidR="006324FA" w:rsidP="006324FA" w:rsidRDefault="006324FA" w14:paraId="4E88D5C5" w14:textId="77777777">
      <w:pPr>
        <w:pStyle w:val="ListParagraph"/>
        <w:ind w:left="1440"/>
        <w:rPr>
          <w:del w:author="Chandana, Mahesh" w:date="2022-04-03T18:06:07.268Z" w:id="1251314597"/>
          <w:rFonts w:ascii="Cambria" w:hAnsi="Cambria" w:eastAsia="Cambria" w:cs="Cambria"/>
          <w:color w:val="000000" w:themeColor="text1"/>
          <w:sz w:val="24"/>
          <w:szCs w:val="24"/>
        </w:rPr>
      </w:pPr>
      <w:del w:author="Chandana, Mahesh" w:date="2022-04-03T18:06:07.268Z" w:id="679611071">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caseSensitive</w:delText>
        </w:r>
        <w:r w:rsidRPr="7125B0E1" w:rsidDel="006324FA">
          <w:rPr>
            <w:rFonts w:ascii="Cambria" w:hAnsi="Cambria" w:eastAsia="Cambria" w:cs="Cambria"/>
            <w:color w:val="000000" w:themeColor="text1" w:themeTint="FF" w:themeShade="FF"/>
            <w:sz w:val="24"/>
            <w:szCs w:val="24"/>
          </w:rPr>
          <w:delText>": true,</w:delText>
        </w:r>
      </w:del>
    </w:p>
    <w:p w:rsidRPr="006324FA" w:rsidR="006324FA" w:rsidP="006324FA" w:rsidRDefault="006324FA" w14:paraId="727DC3D9" w14:textId="77777777">
      <w:pPr>
        <w:pStyle w:val="ListParagraph"/>
        <w:ind w:left="1440"/>
        <w:rPr>
          <w:del w:author="Chandana, Mahesh" w:date="2022-04-03T18:06:07.267Z" w:id="875518719"/>
          <w:rFonts w:ascii="Cambria" w:hAnsi="Cambria" w:eastAsia="Cambria" w:cs="Cambria"/>
          <w:color w:val="000000" w:themeColor="text1"/>
          <w:sz w:val="24"/>
          <w:szCs w:val="24"/>
        </w:rPr>
      </w:pPr>
      <w:del w:author="Chandana, Mahesh" w:date="2022-04-03T18:06:07.267Z" w:id="928190353">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maxCharacters</w:delText>
        </w:r>
        <w:r w:rsidRPr="7125B0E1" w:rsidDel="006324FA">
          <w:rPr>
            <w:rFonts w:ascii="Cambria" w:hAnsi="Cambria" w:eastAsia="Cambria" w:cs="Cambria"/>
            <w:color w:val="000000" w:themeColor="text1" w:themeTint="FF" w:themeShade="FF"/>
            <w:sz w:val="24"/>
            <w:szCs w:val="24"/>
          </w:rPr>
          <w:delText>": 1,</w:delText>
        </w:r>
      </w:del>
    </w:p>
    <w:p w:rsidRPr="006324FA" w:rsidR="006324FA" w:rsidP="006324FA" w:rsidRDefault="006324FA" w14:paraId="5DCF6181" w14:textId="77777777">
      <w:pPr>
        <w:pStyle w:val="ListParagraph"/>
        <w:ind w:left="1440"/>
        <w:rPr>
          <w:del w:author="Chandana, Mahesh" w:date="2022-04-03T18:06:07.267Z" w:id="268644896"/>
          <w:rFonts w:ascii="Cambria" w:hAnsi="Cambria" w:eastAsia="Cambria" w:cs="Cambria"/>
          <w:color w:val="000000" w:themeColor="text1"/>
          <w:sz w:val="24"/>
          <w:szCs w:val="24"/>
        </w:rPr>
      </w:pPr>
      <w:del w:author="Chandana, Mahesh" w:date="2022-04-03T18:06:07.267Z" w:id="819069797">
        <w:r w:rsidRPr="7125B0E1" w:rsidDel="006324FA">
          <w:rPr>
            <w:rFonts w:ascii="Cambria" w:hAnsi="Cambria" w:eastAsia="Cambria" w:cs="Cambria"/>
            <w:color w:val="000000" w:themeColor="text1" w:themeTint="FF" w:themeShade="FF"/>
            <w:sz w:val="24"/>
            <w:szCs w:val="24"/>
          </w:rPr>
          <w:delText xml:space="preserve">      "correctResponse": "Six",</w:delText>
        </w:r>
      </w:del>
    </w:p>
    <w:p w:rsidRPr="006324FA" w:rsidR="006324FA" w:rsidP="006324FA" w:rsidRDefault="006324FA" w14:paraId="77DC6D7F" w14:textId="77777777">
      <w:pPr>
        <w:pStyle w:val="ListParagraph"/>
        <w:ind w:left="1440"/>
        <w:rPr>
          <w:del w:author="Chandana, Mahesh" w:date="2022-04-03T18:06:07.266Z" w:id="1129587243"/>
          <w:rFonts w:ascii="Cambria" w:hAnsi="Cambria" w:eastAsia="Cambria" w:cs="Cambria"/>
          <w:color w:val="000000" w:themeColor="text1"/>
          <w:sz w:val="24"/>
          <w:szCs w:val="24"/>
        </w:rPr>
      </w:pPr>
      <w:del w:author="Chandana, Mahesh" w:date="2022-04-03T18:06:07.267Z" w:id="1590761760">
        <w:r w:rsidRPr="7125B0E1" w:rsidDel="006324FA">
          <w:rPr>
            <w:rFonts w:ascii="Cambria" w:hAnsi="Cambria" w:eastAsia="Cambria" w:cs="Cambria"/>
            <w:color w:val="000000" w:themeColor="text1" w:themeTint="FF" w:themeShade="FF"/>
            <w:sz w:val="24"/>
            <w:szCs w:val="24"/>
          </w:rPr>
          <w:delText xml:space="preserve">      "</w:delText>
        </w:r>
        <w:r w:rsidRPr="7125B0E1" w:rsidDel="006324FA">
          <w:rPr>
            <w:rFonts w:ascii="Cambria" w:hAnsi="Cambria" w:eastAsia="Cambria" w:cs="Cambria"/>
            <w:color w:val="000000" w:themeColor="text1" w:themeTint="FF" w:themeShade="FF"/>
            <w:sz w:val="24"/>
            <w:szCs w:val="24"/>
          </w:rPr>
          <w:delText>acceptableValues</w:delText>
        </w:r>
        <w:r w:rsidRPr="7125B0E1" w:rsidDel="006324FA">
          <w:rPr>
            <w:rFonts w:ascii="Cambria" w:hAnsi="Cambria" w:eastAsia="Cambria" w:cs="Cambria"/>
            <w:color w:val="000000" w:themeColor="text1" w:themeTint="FF" w:themeShade="FF"/>
            <w:sz w:val="24"/>
            <w:szCs w:val="24"/>
          </w:rPr>
          <w:delText>": [</w:delText>
        </w:r>
      </w:del>
    </w:p>
    <w:p w:rsidRPr="006324FA" w:rsidR="006324FA" w:rsidP="006324FA" w:rsidRDefault="006324FA" w14:paraId="5E61A6F5" w14:textId="77777777">
      <w:pPr>
        <w:pStyle w:val="ListParagraph"/>
        <w:ind w:left="1440"/>
        <w:rPr>
          <w:del w:author="Chandana, Mahesh" w:date="2022-04-03T18:06:07.266Z" w:id="1874432729"/>
          <w:rFonts w:ascii="Cambria" w:hAnsi="Cambria" w:eastAsia="Cambria" w:cs="Cambria"/>
          <w:color w:val="000000" w:themeColor="text1"/>
          <w:sz w:val="24"/>
          <w:szCs w:val="24"/>
        </w:rPr>
      </w:pPr>
      <w:del w:author="Chandana, Mahesh" w:date="2022-04-03T18:06:07.266Z" w:id="1986392396">
        <w:r w:rsidRPr="7125B0E1" w:rsidDel="006324FA">
          <w:rPr>
            <w:rFonts w:ascii="Cambria" w:hAnsi="Cambria" w:eastAsia="Cambria" w:cs="Cambria"/>
            <w:color w:val="000000" w:themeColor="text1" w:themeTint="FF" w:themeShade="FF"/>
            <w:sz w:val="24"/>
            <w:szCs w:val="24"/>
          </w:rPr>
          <w:delText xml:space="preserve">        "Six",</w:delText>
        </w:r>
      </w:del>
    </w:p>
    <w:p w:rsidRPr="006324FA" w:rsidR="006324FA" w:rsidP="03ADBAC0" w:rsidRDefault="006324FA" w14:paraId="634EEEBA" w14:textId="74AB4A0A">
      <w:pPr>
        <w:pStyle w:val="ListParagraph"/>
        <w:ind w:left="1440" w:firstLine="0"/>
        <w:rPr>
          <w:del w:author="Chandana, Mahesh" w:date="2022-04-03T18:06:07.266Z" w:id="2098733850"/>
          <w:rFonts w:ascii="Cambria" w:hAnsi="Cambria" w:eastAsia="Cambria" w:cs="Cambria"/>
          <w:color w:val="000000" w:themeColor="text1"/>
          <w:sz w:val="24"/>
          <w:szCs w:val="24"/>
        </w:rPr>
      </w:pPr>
      <w:del w:author="Chandana, Mahesh" w:date="2022-04-03T18:06:07.266Z" w:id="1283732975">
        <w:r w:rsidRPr="7125B0E1" w:rsidDel="006CC53E">
          <w:rPr>
            <w:rFonts w:ascii="Cambria" w:hAnsi="Cambria" w:eastAsia="Cambria" w:cs="Cambria"/>
            <w:color w:val="000000" w:themeColor="text1" w:themeTint="FF" w:themeShade="FF"/>
            <w:sz w:val="24"/>
            <w:szCs w:val="24"/>
          </w:rPr>
          <w:delText xml:space="preserve">        </w:delText>
        </w:r>
        <w:r w:rsidRPr="7125B0E1" w:rsidDel="50904556">
          <w:rPr>
            <w:rFonts w:ascii="Cambria" w:hAnsi="Cambria" w:eastAsia="Cambria" w:cs="Cambria"/>
            <w:color w:val="000000" w:themeColor="text1" w:themeTint="FF" w:themeShade="FF"/>
            <w:sz w:val="24"/>
            <w:szCs w:val="24"/>
          </w:rPr>
          <w:delText>6</w:delText>
        </w:r>
      </w:del>
    </w:p>
    <w:p w:rsidRPr="006324FA" w:rsidR="006324FA" w:rsidP="006324FA" w:rsidRDefault="006324FA" w14:paraId="66293AB9" w14:textId="77777777">
      <w:pPr>
        <w:pStyle w:val="ListParagraph"/>
        <w:ind w:left="1440"/>
        <w:rPr>
          <w:del w:author="Chandana, Mahesh" w:date="2022-04-03T18:06:07.265Z" w:id="534985290"/>
          <w:rFonts w:ascii="Cambria" w:hAnsi="Cambria" w:eastAsia="Cambria" w:cs="Cambria"/>
          <w:color w:val="000000" w:themeColor="text1"/>
          <w:sz w:val="24"/>
          <w:szCs w:val="24"/>
        </w:rPr>
      </w:pPr>
      <w:del w:author="Chandana, Mahesh" w:date="2022-04-03T18:06:07.266Z" w:id="1350350465">
        <w:r w:rsidRPr="7125B0E1" w:rsidDel="006324FA">
          <w:rPr>
            <w:rFonts w:ascii="Cambria" w:hAnsi="Cambria" w:eastAsia="Cambria" w:cs="Cambria"/>
            <w:color w:val="000000" w:themeColor="text1" w:themeTint="FF" w:themeShade="FF"/>
            <w:sz w:val="24"/>
            <w:szCs w:val="24"/>
          </w:rPr>
          <w:delText xml:space="preserve">      ]</w:delText>
        </w:r>
      </w:del>
    </w:p>
    <w:p w:rsidRPr="006324FA" w:rsidR="006324FA" w:rsidP="006324FA" w:rsidRDefault="006324FA" w14:paraId="56BEAD49" w14:textId="77777777">
      <w:pPr>
        <w:pStyle w:val="ListParagraph"/>
        <w:ind w:left="1440"/>
        <w:rPr>
          <w:del w:author="Chandana, Mahesh" w:date="2022-04-03T18:06:07.265Z" w:id="1181942428"/>
          <w:rFonts w:ascii="Cambria" w:hAnsi="Cambria" w:eastAsia="Cambria" w:cs="Cambria"/>
          <w:color w:val="000000" w:themeColor="text1"/>
          <w:sz w:val="24"/>
          <w:szCs w:val="24"/>
        </w:rPr>
      </w:pPr>
      <w:del w:author="Chandana, Mahesh" w:date="2022-04-03T18:06:07.265Z" w:id="523705820">
        <w:r w:rsidRPr="7125B0E1" w:rsidDel="006324FA">
          <w:rPr>
            <w:rFonts w:ascii="Cambria" w:hAnsi="Cambria" w:eastAsia="Cambria" w:cs="Cambria"/>
            <w:color w:val="000000" w:themeColor="text1" w:themeTint="FF" w:themeShade="FF"/>
            <w:sz w:val="24"/>
            <w:szCs w:val="24"/>
          </w:rPr>
          <w:delText xml:space="preserve">    }</w:delText>
        </w:r>
      </w:del>
    </w:p>
    <w:p w:rsidR="006324FA" w:rsidP="7125B0E1" w:rsidRDefault="006324FA" w14:paraId="1376E2CA" w14:textId="29E8BA5B">
      <w:pPr>
        <w:pStyle w:val="ListParagraph"/>
        <w:ind w:left="1440"/>
        <w:rPr>
          <w:ins w:author="Chandana, Mahesh" w:date="2022-04-03T18:06:08.115Z" w:id="1783458407"/>
          <w:rFonts w:ascii="Cambria" w:hAnsi="Cambria" w:eastAsia="Cambria" w:cs="Cambria"/>
          <w:color w:val="000000" w:themeColor="text1" w:themeTint="FF" w:themeShade="FF"/>
          <w:sz w:val="24"/>
          <w:szCs w:val="24"/>
        </w:rPr>
      </w:pPr>
      <w:del w:author="Chandana, Mahesh" w:date="2022-04-03T18:06:07.265Z" w:id="356690996">
        <w:r w:rsidRPr="7125B0E1" w:rsidDel="006324FA">
          <w:rPr>
            <w:rFonts w:ascii="Cambria" w:hAnsi="Cambria" w:eastAsia="Cambria" w:cs="Cambria"/>
            <w:color w:val="000000" w:themeColor="text1" w:themeTint="FF" w:themeShade="FF"/>
            <w:sz w:val="24"/>
            <w:szCs w:val="24"/>
          </w:rPr>
          <w:delText xml:space="preserve">  ]</w:delText>
        </w:r>
      </w:del>
      <w:ins w:author="Chandana, Mahesh" w:date="2022-04-03T18:06:08.114Z" w:id="1862707011">
        <w:r w:rsidRPr="7125B0E1" w:rsidR="7125B0E1">
          <w:rPr>
            <w:rFonts w:ascii="Cambria" w:hAnsi="Cambria" w:eastAsia="Cambria" w:cs="Cambria"/>
            <w:color w:val="000000" w:themeColor="text1" w:themeTint="FF" w:themeShade="FF"/>
            <w:sz w:val="24"/>
            <w:szCs w:val="24"/>
          </w:rPr>
          <w:t xml:space="preserve"> "optionList": [</w:t>
        </w:r>
      </w:ins>
    </w:p>
    <w:p w:rsidR="7125B0E1" w:rsidP="7125B0E1" w:rsidRDefault="7125B0E1" w14:paraId="1A29E278" w14:textId="008006B5">
      <w:pPr>
        <w:pStyle w:val="ListParagraph"/>
        <w:ind w:left="1440"/>
        <w:rPr>
          <w:ins w:author="Chandana, Mahesh" w:date="2022-04-03T18:06:08.115Z" w:id="1852385064"/>
          <w:rFonts w:ascii="Cambria" w:hAnsi="Cambria" w:eastAsia="Cambria" w:cs="Cambria"/>
          <w:color w:val="000000" w:themeColor="text1" w:themeTint="FF" w:themeShade="FF"/>
          <w:sz w:val="24"/>
          <w:szCs w:val="24"/>
        </w:rPr>
        <w:pPrChange w:author="Chandana, Mahesh" w:date="2022-04-03T18:06:08.145Z" w:id="627006988">
          <w:pPr/>
        </w:pPrChange>
      </w:pPr>
      <w:ins w:author="Chandana, Mahesh" w:date="2022-04-03T18:06:08.115Z" w:id="59761322">
        <w:r w:rsidRPr="7125B0E1" w:rsidR="7125B0E1">
          <w:rPr>
            <w:rFonts w:ascii="Cambria" w:hAnsi="Cambria" w:eastAsia="Cambria" w:cs="Cambria"/>
            <w:color w:val="000000" w:themeColor="text1" w:themeTint="FF" w:themeShade="FF"/>
            <w:sz w:val="24"/>
            <w:szCs w:val="24"/>
          </w:rPr>
          <w:t xml:space="preserve">        {</w:t>
        </w:r>
      </w:ins>
    </w:p>
    <w:p w:rsidR="7125B0E1" w:rsidP="7125B0E1" w:rsidRDefault="7125B0E1" w14:paraId="06AB9477" w14:textId="665008C7">
      <w:pPr>
        <w:pStyle w:val="ListParagraph"/>
        <w:ind w:left="1440"/>
        <w:rPr>
          <w:ins w:author="Chandana, Mahesh" w:date="2022-04-03T18:06:08.115Z" w:id="1299580267"/>
          <w:rFonts w:ascii="Cambria" w:hAnsi="Cambria" w:eastAsia="Cambria" w:cs="Cambria"/>
          <w:color w:val="000000" w:themeColor="text1" w:themeTint="FF" w:themeShade="FF"/>
          <w:sz w:val="24"/>
          <w:szCs w:val="24"/>
        </w:rPr>
        <w:pPrChange w:author="Chandana, Mahesh" w:date="2022-04-03T18:06:08.146Z" w:id="746952988">
          <w:pPr/>
        </w:pPrChange>
      </w:pPr>
      <w:ins w:author="Chandana, Mahesh" w:date="2022-04-03T18:06:08.115Z" w:id="1845027889">
        <w:r w:rsidRPr="7125B0E1" w:rsidR="7125B0E1">
          <w:rPr>
            <w:rFonts w:ascii="Cambria" w:hAnsi="Cambria" w:eastAsia="Cambria" w:cs="Cambria"/>
            <w:color w:val="000000" w:themeColor="text1" w:themeTint="FF" w:themeShade="FF"/>
            <w:sz w:val="24"/>
            <w:szCs w:val="24"/>
          </w:rPr>
          <w:t xml:space="preserve">            "id": "cke-ef5a3bd4ecb0896b39c1d5c332affcd15",</w:t>
        </w:r>
      </w:ins>
    </w:p>
    <w:p w:rsidR="7125B0E1" w:rsidP="7125B0E1" w:rsidRDefault="7125B0E1" w14:paraId="3716F760" w14:textId="0DC0675F">
      <w:pPr>
        <w:pStyle w:val="ListParagraph"/>
        <w:ind w:left="1440"/>
        <w:rPr>
          <w:ins w:author="Chandana, Mahesh" w:date="2022-04-03T18:06:08.115Z" w:id="1794199719"/>
          <w:rFonts w:ascii="Cambria" w:hAnsi="Cambria" w:eastAsia="Cambria" w:cs="Cambria"/>
          <w:color w:val="000000" w:themeColor="text1" w:themeTint="FF" w:themeShade="FF"/>
          <w:sz w:val="24"/>
          <w:szCs w:val="24"/>
        </w:rPr>
        <w:pPrChange w:author="Chandana, Mahesh" w:date="2022-04-03T18:06:08.147Z" w:id="1925462883">
          <w:pPr/>
        </w:pPrChange>
      </w:pPr>
      <w:ins w:author="Chandana, Mahesh" w:date="2022-04-03T18:06:08.115Z" w:id="1438580011">
        <w:r w:rsidRPr="7125B0E1" w:rsidR="7125B0E1">
          <w:rPr>
            <w:rFonts w:ascii="Cambria" w:hAnsi="Cambria" w:eastAsia="Cambria" w:cs="Cambria"/>
            <w:color w:val="000000" w:themeColor="text1" w:themeTint="FF" w:themeShade="FF"/>
            <w:sz w:val="24"/>
            <w:szCs w:val="24"/>
          </w:rPr>
          <w:t xml:space="preserve">            "index": 0,</w:t>
        </w:r>
      </w:ins>
    </w:p>
    <w:p w:rsidR="7125B0E1" w:rsidP="7125B0E1" w:rsidRDefault="7125B0E1" w14:paraId="485F5764" w14:textId="7ED67423">
      <w:pPr>
        <w:pStyle w:val="ListParagraph"/>
        <w:ind w:left="1440"/>
        <w:rPr>
          <w:ins w:author="Chandana, Mahesh" w:date="2022-04-03T18:06:08.116Z" w:id="726647455"/>
          <w:rFonts w:ascii="Cambria" w:hAnsi="Cambria" w:eastAsia="Cambria" w:cs="Cambria"/>
          <w:color w:val="000000" w:themeColor="text1" w:themeTint="FF" w:themeShade="FF"/>
          <w:sz w:val="24"/>
          <w:szCs w:val="24"/>
        </w:rPr>
        <w:pPrChange w:author="Chandana, Mahesh" w:date="2022-04-03T18:06:08.148Z" w:id="1424165243">
          <w:pPr/>
        </w:pPrChange>
      </w:pPr>
      <w:ins w:author="Chandana, Mahesh" w:date="2022-04-03T18:06:08.115Z" w:id="1886630047">
        <w:r w:rsidRPr="7125B0E1" w:rsidR="7125B0E1">
          <w:rPr>
            <w:rFonts w:ascii="Cambria" w:hAnsi="Cambria" w:eastAsia="Cambria" w:cs="Cambria"/>
            <w:color w:val="000000" w:themeColor="text1" w:themeTint="FF" w:themeShade="FF"/>
            <w:sz w:val="24"/>
            <w:szCs w:val="24"/>
          </w:rPr>
          <w:t xml:space="preserve">            "maxFieldSize": 15,</w:t>
        </w:r>
      </w:ins>
    </w:p>
    <w:p w:rsidR="7125B0E1" w:rsidP="7125B0E1" w:rsidRDefault="7125B0E1" w14:paraId="0100ED1C" w14:textId="7C1DE171">
      <w:pPr>
        <w:pStyle w:val="ListParagraph"/>
        <w:ind w:left="1440"/>
        <w:rPr>
          <w:ins w:author="Chandana, Mahesh" w:date="2022-04-03T18:06:08.116Z" w:id="354237393"/>
          <w:rFonts w:ascii="Cambria" w:hAnsi="Cambria" w:eastAsia="Cambria" w:cs="Cambria"/>
          <w:color w:val="000000" w:themeColor="text1" w:themeTint="FF" w:themeShade="FF"/>
          <w:sz w:val="24"/>
          <w:szCs w:val="24"/>
        </w:rPr>
        <w:pPrChange w:author="Chandana, Mahesh" w:date="2022-04-03T18:06:08.148Z" w:id="357215545">
          <w:pPr/>
        </w:pPrChange>
      </w:pPr>
      <w:ins w:author="Chandana, Mahesh" w:date="2022-04-03T18:06:08.116Z" w:id="84129747">
        <w:r w:rsidRPr="7125B0E1" w:rsidR="7125B0E1">
          <w:rPr>
            <w:rFonts w:ascii="Cambria" w:hAnsi="Cambria" w:eastAsia="Cambria" w:cs="Cambria"/>
            <w:color w:val="000000" w:themeColor="text1" w:themeTint="FF" w:themeShade="FF"/>
            <w:sz w:val="24"/>
            <w:szCs w:val="24"/>
          </w:rPr>
          <w:t xml:space="preserve">            "responseName": "Response A",</w:t>
        </w:r>
      </w:ins>
    </w:p>
    <w:p w:rsidR="7125B0E1" w:rsidP="7125B0E1" w:rsidRDefault="7125B0E1" w14:paraId="492A5F9A" w14:textId="593E1DD1">
      <w:pPr>
        <w:pStyle w:val="ListParagraph"/>
        <w:ind w:left="1440"/>
        <w:rPr>
          <w:ins w:author="Chandana, Mahesh" w:date="2022-04-03T18:06:08.116Z" w:id="1841059938"/>
          <w:rFonts w:ascii="Cambria" w:hAnsi="Cambria" w:eastAsia="Cambria" w:cs="Cambria"/>
          <w:color w:val="000000" w:themeColor="text1" w:themeTint="FF" w:themeShade="FF"/>
          <w:sz w:val="24"/>
          <w:szCs w:val="24"/>
        </w:rPr>
        <w:pPrChange w:author="Chandana, Mahesh" w:date="2022-04-03T18:06:08.149Z" w:id="1010302135">
          <w:pPr/>
        </w:pPrChange>
      </w:pPr>
      <w:ins w:author="Chandana, Mahesh" w:date="2022-04-03T18:06:08.116Z" w:id="1296903909">
        <w:r w:rsidRPr="7125B0E1" w:rsidR="7125B0E1">
          <w:rPr>
            <w:rFonts w:ascii="Cambria" w:hAnsi="Cambria" w:eastAsia="Cambria" w:cs="Cambria"/>
            <w:color w:val="000000" w:themeColor="text1" w:themeTint="FF" w:themeShade="FF"/>
            <w:sz w:val="24"/>
            <w:szCs w:val="24"/>
          </w:rPr>
          <w:t xml:space="preserve">            "responseType": "AlphaNumeric",</w:t>
        </w:r>
      </w:ins>
    </w:p>
    <w:p w:rsidR="7125B0E1" w:rsidP="7125B0E1" w:rsidRDefault="7125B0E1" w14:paraId="0C9608A8" w14:textId="47F0BDD1">
      <w:pPr>
        <w:pStyle w:val="ListParagraph"/>
        <w:ind w:left="1440"/>
        <w:rPr>
          <w:ins w:author="Chandana, Mahesh" w:date="2022-04-03T18:06:08.116Z" w:id="1954787000"/>
          <w:rFonts w:ascii="Cambria" w:hAnsi="Cambria" w:eastAsia="Cambria" w:cs="Cambria"/>
          <w:color w:val="000000" w:themeColor="text1" w:themeTint="FF" w:themeShade="FF"/>
          <w:sz w:val="24"/>
          <w:szCs w:val="24"/>
        </w:rPr>
        <w:pPrChange w:author="Chandana, Mahesh" w:date="2022-04-03T18:06:08.15Z" w:id="682367827">
          <w:pPr/>
        </w:pPrChange>
      </w:pPr>
      <w:ins w:author="Chandana, Mahesh" w:date="2022-04-03T18:06:08.116Z" w:id="2059437547">
        <w:r w:rsidRPr="7125B0E1" w:rsidR="7125B0E1">
          <w:rPr>
            <w:rFonts w:ascii="Cambria" w:hAnsi="Cambria" w:eastAsia="Cambria" w:cs="Cambria"/>
            <w:color w:val="000000" w:themeColor="text1" w:themeTint="FF" w:themeShade="FF"/>
            <w:sz w:val="24"/>
            <w:szCs w:val="24"/>
          </w:rPr>
          <w:t xml:space="preserve">            "caseSensitive": true,</w:t>
        </w:r>
      </w:ins>
    </w:p>
    <w:p w:rsidR="7125B0E1" w:rsidP="7125B0E1" w:rsidRDefault="7125B0E1" w14:paraId="68F2C5B8" w14:textId="0112F966">
      <w:pPr>
        <w:pStyle w:val="ListParagraph"/>
        <w:ind w:left="1440"/>
        <w:rPr>
          <w:ins w:author="Chandana, Mahesh" w:date="2022-04-03T18:06:08.116Z" w:id="1359385408"/>
          <w:rFonts w:ascii="Cambria" w:hAnsi="Cambria" w:eastAsia="Cambria" w:cs="Cambria"/>
          <w:color w:val="000000" w:themeColor="text1" w:themeTint="FF" w:themeShade="FF"/>
          <w:sz w:val="24"/>
          <w:szCs w:val="24"/>
        </w:rPr>
        <w:pPrChange w:author="Chandana, Mahesh" w:date="2022-04-03T18:06:08.15Z" w:id="1018967570">
          <w:pPr/>
        </w:pPrChange>
      </w:pPr>
      <w:ins w:author="Chandana, Mahesh" w:date="2022-04-03T18:06:08.116Z" w:id="1963224482">
        <w:r w:rsidRPr="7125B0E1" w:rsidR="7125B0E1">
          <w:rPr>
            <w:rFonts w:ascii="Cambria" w:hAnsi="Cambria" w:eastAsia="Cambria" w:cs="Cambria"/>
            <w:color w:val="000000" w:themeColor="text1" w:themeTint="FF" w:themeShade="FF"/>
            <w:sz w:val="24"/>
            <w:szCs w:val="24"/>
          </w:rPr>
          <w:t xml:space="preserve">            "maxCharacters": 15</w:t>
        </w:r>
      </w:ins>
    </w:p>
    <w:p w:rsidR="7125B0E1" w:rsidP="7125B0E1" w:rsidRDefault="7125B0E1" w14:paraId="20D04EE2" w14:textId="46683DDC">
      <w:pPr>
        <w:pStyle w:val="ListParagraph"/>
        <w:ind w:left="1440"/>
        <w:rPr>
          <w:ins w:author="Chandana, Mahesh" w:date="2022-04-03T18:06:08.117Z" w:id="1351780862"/>
          <w:rFonts w:ascii="Cambria" w:hAnsi="Cambria" w:eastAsia="Cambria" w:cs="Cambria"/>
          <w:color w:val="000000" w:themeColor="text1" w:themeTint="FF" w:themeShade="FF"/>
          <w:sz w:val="24"/>
          <w:szCs w:val="24"/>
        </w:rPr>
        <w:pPrChange w:author="Chandana, Mahesh" w:date="2022-04-03T18:06:08.151Z" w:id="146230538">
          <w:pPr/>
        </w:pPrChange>
      </w:pPr>
      <w:ins w:author="Chandana, Mahesh" w:date="2022-04-03T18:06:08.117Z" w:id="925994977">
        <w:r w:rsidRPr="7125B0E1" w:rsidR="7125B0E1">
          <w:rPr>
            <w:rFonts w:ascii="Cambria" w:hAnsi="Cambria" w:eastAsia="Cambria" w:cs="Cambria"/>
            <w:color w:val="000000" w:themeColor="text1" w:themeTint="FF" w:themeShade="FF"/>
            <w:sz w:val="24"/>
            <w:szCs w:val="24"/>
          </w:rPr>
          <w:t xml:space="preserve">        },</w:t>
        </w:r>
      </w:ins>
    </w:p>
    <w:p w:rsidR="7125B0E1" w:rsidP="7125B0E1" w:rsidRDefault="7125B0E1" w14:paraId="31478640" w14:textId="40F28892">
      <w:pPr>
        <w:pStyle w:val="ListParagraph"/>
        <w:ind w:left="1440"/>
        <w:rPr>
          <w:ins w:author="Chandana, Mahesh" w:date="2022-04-03T18:06:08.117Z" w:id="745726584"/>
          <w:rFonts w:ascii="Cambria" w:hAnsi="Cambria" w:eastAsia="Cambria" w:cs="Cambria"/>
          <w:color w:val="000000" w:themeColor="text1" w:themeTint="FF" w:themeShade="FF"/>
          <w:sz w:val="24"/>
          <w:szCs w:val="24"/>
        </w:rPr>
        <w:pPrChange w:author="Chandana, Mahesh" w:date="2022-04-03T18:06:08.151Z" w:id="839796330">
          <w:pPr/>
        </w:pPrChange>
      </w:pPr>
      <w:ins w:author="Chandana, Mahesh" w:date="2022-04-03T18:06:08.117Z" w:id="922851749">
        <w:r w:rsidRPr="7125B0E1" w:rsidR="7125B0E1">
          <w:rPr>
            <w:rFonts w:ascii="Cambria" w:hAnsi="Cambria" w:eastAsia="Cambria" w:cs="Cambria"/>
            <w:color w:val="000000" w:themeColor="text1" w:themeTint="FF" w:themeShade="FF"/>
            <w:sz w:val="24"/>
            <w:szCs w:val="24"/>
          </w:rPr>
          <w:t xml:space="preserve">        {</w:t>
        </w:r>
      </w:ins>
    </w:p>
    <w:p w:rsidR="7125B0E1" w:rsidP="7125B0E1" w:rsidRDefault="7125B0E1" w14:paraId="68DB26BE" w14:textId="1F06FBFC">
      <w:pPr>
        <w:pStyle w:val="ListParagraph"/>
        <w:ind w:left="1440"/>
        <w:rPr>
          <w:ins w:author="Chandana, Mahesh" w:date="2022-04-03T18:06:08.117Z" w:id="9220312"/>
          <w:rFonts w:ascii="Cambria" w:hAnsi="Cambria" w:eastAsia="Cambria" w:cs="Cambria"/>
          <w:color w:val="000000" w:themeColor="text1" w:themeTint="FF" w:themeShade="FF"/>
          <w:sz w:val="24"/>
          <w:szCs w:val="24"/>
        </w:rPr>
        <w:pPrChange w:author="Chandana, Mahesh" w:date="2022-04-03T18:06:08.152Z" w:id="240096664">
          <w:pPr/>
        </w:pPrChange>
      </w:pPr>
      <w:ins w:author="Chandana, Mahesh" w:date="2022-04-03T18:06:08.117Z" w:id="16500689">
        <w:r w:rsidRPr="7125B0E1" w:rsidR="7125B0E1">
          <w:rPr>
            <w:rFonts w:ascii="Cambria" w:hAnsi="Cambria" w:eastAsia="Cambria" w:cs="Cambria"/>
            <w:color w:val="000000" w:themeColor="text1" w:themeTint="FF" w:themeShade="FF"/>
            <w:sz w:val="24"/>
            <w:szCs w:val="24"/>
          </w:rPr>
          <w:t xml:space="preserve">            "id": "cke-e30685ab10bf2ffa3d3b122fb0d5c0d5e",</w:t>
        </w:r>
      </w:ins>
    </w:p>
    <w:p w:rsidR="7125B0E1" w:rsidP="7125B0E1" w:rsidRDefault="7125B0E1" w14:paraId="2120D21C" w14:textId="58D36661">
      <w:pPr>
        <w:pStyle w:val="ListParagraph"/>
        <w:ind w:left="1440"/>
        <w:rPr>
          <w:ins w:author="Chandana, Mahesh" w:date="2022-04-03T18:06:08.117Z" w:id="1495169519"/>
          <w:rFonts w:ascii="Cambria" w:hAnsi="Cambria" w:eastAsia="Cambria" w:cs="Cambria"/>
          <w:color w:val="000000" w:themeColor="text1" w:themeTint="FF" w:themeShade="FF"/>
          <w:sz w:val="24"/>
          <w:szCs w:val="24"/>
        </w:rPr>
        <w:pPrChange w:author="Chandana, Mahesh" w:date="2022-04-03T18:06:08.152Z" w:id="233801925">
          <w:pPr/>
        </w:pPrChange>
      </w:pPr>
      <w:ins w:author="Chandana, Mahesh" w:date="2022-04-03T18:06:08.117Z" w:id="915486834">
        <w:r w:rsidRPr="7125B0E1" w:rsidR="7125B0E1">
          <w:rPr>
            <w:rFonts w:ascii="Cambria" w:hAnsi="Cambria" w:eastAsia="Cambria" w:cs="Cambria"/>
            <w:color w:val="000000" w:themeColor="text1" w:themeTint="FF" w:themeShade="FF"/>
            <w:sz w:val="24"/>
            <w:szCs w:val="24"/>
          </w:rPr>
          <w:t xml:space="preserve">            "index": 1,</w:t>
        </w:r>
      </w:ins>
    </w:p>
    <w:p w:rsidR="7125B0E1" w:rsidP="7125B0E1" w:rsidRDefault="7125B0E1" w14:paraId="7C79E685" w14:textId="4953A5DF">
      <w:pPr>
        <w:pStyle w:val="ListParagraph"/>
        <w:ind w:left="1440"/>
        <w:rPr>
          <w:ins w:author="Chandana, Mahesh" w:date="2022-04-03T18:06:08.119Z" w:id="289278132"/>
          <w:rFonts w:ascii="Cambria" w:hAnsi="Cambria" w:eastAsia="Cambria" w:cs="Cambria"/>
          <w:color w:val="000000" w:themeColor="text1" w:themeTint="FF" w:themeShade="FF"/>
          <w:sz w:val="24"/>
          <w:szCs w:val="24"/>
        </w:rPr>
        <w:pPrChange w:author="Chandana, Mahesh" w:date="2022-04-03T18:06:08.153Z" w:id="1790590202">
          <w:pPr/>
        </w:pPrChange>
      </w:pPr>
      <w:ins w:author="Chandana, Mahesh" w:date="2022-04-03T18:06:08.118Z" w:id="988764586">
        <w:r w:rsidRPr="7125B0E1" w:rsidR="7125B0E1">
          <w:rPr>
            <w:rFonts w:ascii="Cambria" w:hAnsi="Cambria" w:eastAsia="Cambria" w:cs="Cambria"/>
            <w:color w:val="000000" w:themeColor="text1" w:themeTint="FF" w:themeShade="FF"/>
            <w:sz w:val="24"/>
            <w:szCs w:val="24"/>
          </w:rPr>
          <w:t xml:space="preserve">            "maxFieldSize": 15,</w:t>
        </w:r>
      </w:ins>
    </w:p>
    <w:p w:rsidR="7125B0E1" w:rsidP="7125B0E1" w:rsidRDefault="7125B0E1" w14:paraId="04BF6796" w14:textId="63B6F636">
      <w:pPr>
        <w:pStyle w:val="ListParagraph"/>
        <w:ind w:left="1440"/>
        <w:rPr>
          <w:ins w:author="Chandana, Mahesh" w:date="2022-04-03T18:06:08.119Z" w:id="1111831892"/>
          <w:rFonts w:ascii="Cambria" w:hAnsi="Cambria" w:eastAsia="Cambria" w:cs="Cambria"/>
          <w:color w:val="000000" w:themeColor="text1" w:themeTint="FF" w:themeShade="FF"/>
          <w:sz w:val="24"/>
          <w:szCs w:val="24"/>
        </w:rPr>
        <w:pPrChange w:author="Chandana, Mahesh" w:date="2022-04-03T18:06:08.153Z" w:id="702528087">
          <w:pPr/>
        </w:pPrChange>
      </w:pPr>
      <w:ins w:author="Chandana, Mahesh" w:date="2022-04-03T18:06:08.119Z" w:id="1672266402">
        <w:r w:rsidRPr="7125B0E1" w:rsidR="7125B0E1">
          <w:rPr>
            <w:rFonts w:ascii="Cambria" w:hAnsi="Cambria" w:eastAsia="Cambria" w:cs="Cambria"/>
            <w:color w:val="000000" w:themeColor="text1" w:themeTint="FF" w:themeShade="FF"/>
            <w:sz w:val="24"/>
            <w:szCs w:val="24"/>
          </w:rPr>
          <w:t xml:space="preserve">            "responseName": "Response B",</w:t>
        </w:r>
      </w:ins>
    </w:p>
    <w:p w:rsidR="7125B0E1" w:rsidP="7125B0E1" w:rsidRDefault="7125B0E1" w14:paraId="52A7C989" w14:textId="2C86B021">
      <w:pPr>
        <w:pStyle w:val="ListParagraph"/>
        <w:ind w:left="1440"/>
        <w:rPr>
          <w:ins w:author="Chandana, Mahesh" w:date="2022-04-03T18:06:08.119Z" w:id="1855163532"/>
          <w:rFonts w:ascii="Cambria" w:hAnsi="Cambria" w:eastAsia="Cambria" w:cs="Cambria"/>
          <w:color w:val="000000" w:themeColor="text1" w:themeTint="FF" w:themeShade="FF"/>
          <w:sz w:val="24"/>
          <w:szCs w:val="24"/>
        </w:rPr>
        <w:pPrChange w:author="Chandana, Mahesh" w:date="2022-04-03T18:06:08.154Z" w:id="931781953">
          <w:pPr/>
        </w:pPrChange>
      </w:pPr>
      <w:ins w:author="Chandana, Mahesh" w:date="2022-04-03T18:06:08.119Z" w:id="635464834">
        <w:r w:rsidRPr="7125B0E1" w:rsidR="7125B0E1">
          <w:rPr>
            <w:rFonts w:ascii="Cambria" w:hAnsi="Cambria" w:eastAsia="Cambria" w:cs="Cambria"/>
            <w:color w:val="000000" w:themeColor="text1" w:themeTint="FF" w:themeShade="FF"/>
            <w:sz w:val="24"/>
            <w:szCs w:val="24"/>
          </w:rPr>
          <w:t xml:space="preserve">            "responseType": "AlphaNumeric",</w:t>
        </w:r>
      </w:ins>
    </w:p>
    <w:p w:rsidR="7125B0E1" w:rsidP="7125B0E1" w:rsidRDefault="7125B0E1" w14:paraId="2F2A60F1" w14:textId="697A0ADB">
      <w:pPr>
        <w:pStyle w:val="ListParagraph"/>
        <w:ind w:left="1440"/>
        <w:rPr>
          <w:ins w:author="Chandana, Mahesh" w:date="2022-04-03T18:06:08.119Z" w:id="208006855"/>
          <w:rFonts w:ascii="Cambria" w:hAnsi="Cambria" w:eastAsia="Cambria" w:cs="Cambria"/>
          <w:color w:val="000000" w:themeColor="text1" w:themeTint="FF" w:themeShade="FF"/>
          <w:sz w:val="24"/>
          <w:szCs w:val="24"/>
        </w:rPr>
        <w:pPrChange w:author="Chandana, Mahesh" w:date="2022-04-03T18:06:08.154Z" w:id="445445091">
          <w:pPr/>
        </w:pPrChange>
      </w:pPr>
      <w:ins w:author="Chandana, Mahesh" w:date="2022-04-03T18:06:08.119Z" w:id="642577667">
        <w:r w:rsidRPr="7125B0E1" w:rsidR="7125B0E1">
          <w:rPr>
            <w:rFonts w:ascii="Cambria" w:hAnsi="Cambria" w:eastAsia="Cambria" w:cs="Cambria"/>
            <w:color w:val="000000" w:themeColor="text1" w:themeTint="FF" w:themeShade="FF"/>
            <w:sz w:val="24"/>
            <w:szCs w:val="24"/>
          </w:rPr>
          <w:t xml:space="preserve">            "caseSensitive": false,</w:t>
        </w:r>
      </w:ins>
    </w:p>
    <w:p w:rsidR="7125B0E1" w:rsidP="7125B0E1" w:rsidRDefault="7125B0E1" w14:paraId="52E6455B" w14:textId="4300F73E">
      <w:pPr>
        <w:pStyle w:val="ListParagraph"/>
        <w:ind w:left="1440"/>
        <w:rPr>
          <w:ins w:author="Chandana, Mahesh" w:date="2022-04-03T18:06:08.119Z" w:id="1001263608"/>
          <w:rFonts w:ascii="Cambria" w:hAnsi="Cambria" w:eastAsia="Cambria" w:cs="Cambria"/>
          <w:color w:val="000000" w:themeColor="text1" w:themeTint="FF" w:themeShade="FF"/>
          <w:sz w:val="24"/>
          <w:szCs w:val="24"/>
        </w:rPr>
        <w:pPrChange w:author="Chandana, Mahesh" w:date="2022-04-03T18:06:08.155Z" w:id="1476050179">
          <w:pPr/>
        </w:pPrChange>
      </w:pPr>
      <w:ins w:author="Chandana, Mahesh" w:date="2022-04-03T18:06:08.119Z" w:id="2056678881">
        <w:r w:rsidRPr="7125B0E1" w:rsidR="7125B0E1">
          <w:rPr>
            <w:rFonts w:ascii="Cambria" w:hAnsi="Cambria" w:eastAsia="Cambria" w:cs="Cambria"/>
            <w:color w:val="000000" w:themeColor="text1" w:themeTint="FF" w:themeShade="FF"/>
            <w:sz w:val="24"/>
            <w:szCs w:val="24"/>
          </w:rPr>
          <w:t xml:space="preserve">            "maxCharacters": 15</w:t>
        </w:r>
      </w:ins>
    </w:p>
    <w:p w:rsidR="7125B0E1" w:rsidP="7125B0E1" w:rsidRDefault="7125B0E1" w14:paraId="5DFBE1A3" w14:textId="1A7087C7">
      <w:pPr>
        <w:pStyle w:val="ListParagraph"/>
        <w:ind w:left="1440"/>
        <w:rPr>
          <w:ins w:author="Chandana, Mahesh" w:date="2022-04-03T18:06:08.12Z" w:id="1714690336"/>
          <w:rFonts w:ascii="Cambria" w:hAnsi="Cambria" w:eastAsia="Cambria" w:cs="Cambria"/>
          <w:color w:val="000000" w:themeColor="text1" w:themeTint="FF" w:themeShade="FF"/>
          <w:sz w:val="24"/>
          <w:szCs w:val="24"/>
        </w:rPr>
        <w:pPrChange w:author="Chandana, Mahesh" w:date="2022-04-03T18:06:08.156Z" w:id="573347199">
          <w:pPr/>
        </w:pPrChange>
      </w:pPr>
      <w:ins w:author="Chandana, Mahesh" w:date="2022-04-03T18:06:08.12Z" w:id="281910359">
        <w:r w:rsidRPr="7125B0E1" w:rsidR="7125B0E1">
          <w:rPr>
            <w:rFonts w:ascii="Cambria" w:hAnsi="Cambria" w:eastAsia="Cambria" w:cs="Cambria"/>
            <w:color w:val="000000" w:themeColor="text1" w:themeTint="FF" w:themeShade="FF"/>
            <w:sz w:val="24"/>
            <w:szCs w:val="24"/>
          </w:rPr>
          <w:t xml:space="preserve">        }</w:t>
        </w:r>
      </w:ins>
    </w:p>
    <w:p w:rsidR="7125B0E1" w:rsidP="7125B0E1" w:rsidRDefault="7125B0E1" w14:paraId="5DE8E418" w14:textId="7B0DF8BD">
      <w:pPr>
        <w:pStyle w:val="ListParagraph"/>
        <w:ind w:left="1440"/>
        <w:rPr>
          <w:ins w:author="Chandana, Mahesh" w:date="2022-04-03T18:06:08.12Z" w:id="1125583483"/>
          <w:rFonts w:ascii="Cambria" w:hAnsi="Cambria" w:eastAsia="Cambria" w:cs="Cambria"/>
          <w:color w:val="000000" w:themeColor="text1" w:themeTint="FF" w:themeShade="FF"/>
          <w:sz w:val="24"/>
          <w:szCs w:val="24"/>
        </w:rPr>
        <w:pPrChange w:author="Chandana, Mahesh" w:date="2022-04-03T18:06:08.156Z" w:id="1460406320">
          <w:pPr/>
        </w:pPrChange>
      </w:pPr>
      <w:ins w:author="Chandana, Mahesh" w:date="2022-04-03T18:06:08.12Z" w:id="1003615467">
        <w:r w:rsidRPr="7125B0E1" w:rsidR="7125B0E1">
          <w:rPr>
            <w:rFonts w:ascii="Cambria" w:hAnsi="Cambria" w:eastAsia="Cambria" w:cs="Cambria"/>
            <w:color w:val="000000" w:themeColor="text1" w:themeTint="FF" w:themeShade="FF"/>
            <w:sz w:val="24"/>
            <w:szCs w:val="24"/>
          </w:rPr>
          <w:t xml:space="preserve">    ]</w:t>
        </w:r>
      </w:ins>
    </w:p>
    <w:p w:rsidR="7125B0E1" w:rsidP="7125B0E1" w:rsidRDefault="7125B0E1" w14:paraId="204770CB" w14:textId="77EE4554">
      <w:pPr>
        <w:pStyle w:val="ListParagraph"/>
        <w:ind w:left="1440"/>
        <w:rPr>
          <w:ins w:author="Chandana, Mahesh" w:date="2022-04-03T18:06:08.12Z" w:id="1708674307"/>
          <w:rFonts w:ascii="Cambria" w:hAnsi="Cambria" w:eastAsia="Cambria" w:cs="Cambria"/>
          <w:color w:val="000000" w:themeColor="text1" w:themeTint="FF" w:themeShade="FF"/>
          <w:sz w:val="24"/>
          <w:szCs w:val="24"/>
        </w:rPr>
        <w:pPrChange w:author="Chandana, Mahesh" w:date="2022-04-03T18:06:08.157Z" w:id="1454821419">
          <w:pPr/>
        </w:pPrChange>
      </w:pPr>
      <w:ins w:author="Chandana, Mahesh" w:date="2022-04-03T18:06:08.12Z" w:id="261833270">
        <w:r w:rsidRPr="7125B0E1" w:rsidR="7125B0E1">
          <w:rPr>
            <w:rFonts w:ascii="Cambria" w:hAnsi="Cambria" w:eastAsia="Cambria" w:cs="Cambria"/>
            <w:color w:val="000000" w:themeColor="text1" w:themeTint="FF" w:themeShade="FF"/>
            <w:sz w:val="24"/>
            <w:szCs w:val="24"/>
          </w:rPr>
          <w:t xml:space="preserve">    "correctResponse": [</w:t>
        </w:r>
      </w:ins>
    </w:p>
    <w:p w:rsidR="7125B0E1" w:rsidP="7125B0E1" w:rsidRDefault="7125B0E1" w14:paraId="43F623AF" w14:textId="0FA0DA1F">
      <w:pPr>
        <w:pStyle w:val="ListParagraph"/>
        <w:ind w:left="1440"/>
        <w:rPr>
          <w:ins w:author="Chandana, Mahesh" w:date="2022-04-03T18:06:08.121Z" w:id="43198497"/>
          <w:rFonts w:ascii="Cambria" w:hAnsi="Cambria" w:eastAsia="Cambria" w:cs="Cambria"/>
          <w:color w:val="000000" w:themeColor="text1" w:themeTint="FF" w:themeShade="FF"/>
          <w:sz w:val="24"/>
          <w:szCs w:val="24"/>
        </w:rPr>
        <w:pPrChange w:author="Chandana, Mahesh" w:date="2022-04-03T18:06:08.157Z" w:id="313391067">
          <w:pPr/>
        </w:pPrChange>
      </w:pPr>
      <w:ins w:author="Chandana, Mahesh" w:date="2022-04-03T18:06:08.12Z" w:id="1118021561">
        <w:r w:rsidRPr="7125B0E1" w:rsidR="7125B0E1">
          <w:rPr>
            <w:rFonts w:ascii="Cambria" w:hAnsi="Cambria" w:eastAsia="Cambria" w:cs="Cambria"/>
            <w:color w:val="000000" w:themeColor="text1" w:themeTint="FF" w:themeShade="FF"/>
            <w:sz w:val="24"/>
            <w:szCs w:val="24"/>
          </w:rPr>
          <w:t xml:space="preserve">        {</w:t>
        </w:r>
      </w:ins>
    </w:p>
    <w:p w:rsidR="7125B0E1" w:rsidP="7125B0E1" w:rsidRDefault="7125B0E1" w14:paraId="13601CC0" w14:textId="338C45B4">
      <w:pPr>
        <w:pStyle w:val="ListParagraph"/>
        <w:ind w:left="1440"/>
        <w:rPr>
          <w:ins w:author="Chandana, Mahesh" w:date="2022-04-03T18:06:08.121Z" w:id="1224922006"/>
          <w:rFonts w:ascii="Cambria" w:hAnsi="Cambria" w:eastAsia="Cambria" w:cs="Cambria"/>
          <w:color w:val="000000" w:themeColor="text1" w:themeTint="FF" w:themeShade="FF"/>
          <w:sz w:val="24"/>
          <w:szCs w:val="24"/>
        </w:rPr>
        <w:pPrChange w:author="Chandana, Mahesh" w:date="2022-04-03T18:06:08.158Z" w:id="1770213545">
          <w:pPr/>
        </w:pPrChange>
      </w:pPr>
      <w:ins w:author="Chandana, Mahesh" w:date="2022-04-03T18:06:08.121Z" w:id="1677163422">
        <w:r w:rsidRPr="7125B0E1" w:rsidR="7125B0E1">
          <w:rPr>
            <w:rFonts w:ascii="Cambria" w:hAnsi="Cambria" w:eastAsia="Cambria" w:cs="Cambria"/>
            <w:color w:val="000000" w:themeColor="text1" w:themeTint="FF" w:themeShade="FF"/>
            <w:sz w:val="24"/>
            <w:szCs w:val="24"/>
          </w:rPr>
          <w:t xml:space="preserve">            "id": "cke-ef5a3bd4ecb0896b39c1d5c332affcd15",</w:t>
        </w:r>
      </w:ins>
    </w:p>
    <w:p w:rsidR="7125B0E1" w:rsidP="7125B0E1" w:rsidRDefault="7125B0E1" w14:paraId="6E7A58B6" w14:textId="25278D70">
      <w:pPr>
        <w:pStyle w:val="ListParagraph"/>
        <w:ind w:left="1440"/>
        <w:rPr>
          <w:ins w:author="Chandana, Mahesh" w:date="2022-04-03T18:06:08.121Z" w:id="1049724428"/>
          <w:rFonts w:ascii="Cambria" w:hAnsi="Cambria" w:eastAsia="Cambria" w:cs="Cambria"/>
          <w:color w:val="000000" w:themeColor="text1" w:themeTint="FF" w:themeShade="FF"/>
          <w:sz w:val="24"/>
          <w:szCs w:val="24"/>
        </w:rPr>
        <w:pPrChange w:author="Chandana, Mahesh" w:date="2022-04-03T18:06:08.158Z" w:id="763448611">
          <w:pPr/>
        </w:pPrChange>
      </w:pPr>
      <w:ins w:author="Chandana, Mahesh" w:date="2022-04-03T18:06:08.121Z" w:id="975509561">
        <w:r w:rsidRPr="7125B0E1" w:rsidR="7125B0E1">
          <w:rPr>
            <w:rFonts w:ascii="Cambria" w:hAnsi="Cambria" w:eastAsia="Cambria" w:cs="Cambria"/>
            <w:color w:val="000000" w:themeColor="text1" w:themeTint="FF" w:themeShade="FF"/>
            <w:sz w:val="24"/>
            <w:szCs w:val="24"/>
          </w:rPr>
          <w:t xml:space="preserve">            "value": "Good",</w:t>
        </w:r>
      </w:ins>
    </w:p>
    <w:p w:rsidR="7125B0E1" w:rsidP="7125B0E1" w:rsidRDefault="7125B0E1" w14:paraId="639F3A47" w14:textId="2A9571B7">
      <w:pPr>
        <w:pStyle w:val="ListParagraph"/>
        <w:ind w:left="1440"/>
        <w:rPr>
          <w:ins w:author="Chandana, Mahesh" w:date="2022-04-03T18:06:08.121Z" w:id="960711600"/>
          <w:rFonts w:ascii="Cambria" w:hAnsi="Cambria" w:eastAsia="Cambria" w:cs="Cambria"/>
          <w:color w:val="000000" w:themeColor="text1" w:themeTint="FF" w:themeShade="FF"/>
          <w:sz w:val="24"/>
          <w:szCs w:val="24"/>
        </w:rPr>
        <w:pPrChange w:author="Chandana, Mahesh" w:date="2022-04-03T18:06:08.16Z" w:id="703244458">
          <w:pPr/>
        </w:pPrChange>
      </w:pPr>
      <w:ins w:author="Chandana, Mahesh" w:date="2022-04-03T18:06:08.121Z" w:id="878227867">
        <w:r w:rsidRPr="7125B0E1" w:rsidR="7125B0E1">
          <w:rPr>
            <w:rFonts w:ascii="Cambria" w:hAnsi="Cambria" w:eastAsia="Cambria" w:cs="Cambria"/>
            <w:color w:val="000000" w:themeColor="text1" w:themeTint="FF" w:themeShade="FF"/>
            <w:sz w:val="24"/>
            <w:szCs w:val="24"/>
          </w:rPr>
          <w:t xml:space="preserve">            "acceptableValues": [</w:t>
        </w:r>
      </w:ins>
    </w:p>
    <w:p w:rsidR="7125B0E1" w:rsidP="7125B0E1" w:rsidRDefault="7125B0E1" w14:paraId="5EBE10B0" w14:textId="32C89550">
      <w:pPr>
        <w:pStyle w:val="ListParagraph"/>
        <w:ind w:left="1440"/>
        <w:rPr>
          <w:ins w:author="Chandana, Mahesh" w:date="2022-04-03T18:06:08.121Z" w:id="1508721078"/>
          <w:rFonts w:ascii="Cambria" w:hAnsi="Cambria" w:eastAsia="Cambria" w:cs="Cambria"/>
          <w:color w:val="000000" w:themeColor="text1" w:themeTint="FF" w:themeShade="FF"/>
          <w:sz w:val="24"/>
          <w:szCs w:val="24"/>
        </w:rPr>
        <w:pPrChange w:author="Chandana, Mahesh" w:date="2022-04-03T18:06:08.16Z" w:id="394757212">
          <w:pPr/>
        </w:pPrChange>
      </w:pPr>
      <w:ins w:author="Chandana, Mahesh" w:date="2022-04-03T18:06:08.121Z" w:id="1915173105">
        <w:r>
          <w:tab/>
        </w:r>
        <w:r>
          <w:tab/>
        </w:r>
        <w:r>
          <w:tab/>
        </w:r>
        <w:r>
          <w:tab/>
        </w:r>
        <w:r w:rsidRPr="7125B0E1" w:rsidR="7125B0E1">
          <w:rPr>
            <w:rFonts w:ascii="Cambria" w:hAnsi="Cambria" w:eastAsia="Cambria" w:cs="Cambria"/>
            <w:color w:val="000000" w:themeColor="text1" w:themeTint="FF" w:themeShade="FF"/>
            <w:sz w:val="24"/>
            <w:szCs w:val="24"/>
          </w:rPr>
          <w:t>{</w:t>
        </w:r>
      </w:ins>
    </w:p>
    <w:p w:rsidR="7125B0E1" w:rsidP="7125B0E1" w:rsidRDefault="7125B0E1" w14:paraId="1F8F9AB7" w14:textId="12573BFB">
      <w:pPr>
        <w:pStyle w:val="ListParagraph"/>
        <w:ind w:left="1440"/>
        <w:rPr>
          <w:ins w:author="Chandana, Mahesh" w:date="2022-04-03T18:06:08.121Z" w:id="67338222"/>
          <w:rFonts w:ascii="Cambria" w:hAnsi="Cambria" w:eastAsia="Cambria" w:cs="Cambria"/>
          <w:color w:val="000000" w:themeColor="text1" w:themeTint="FF" w:themeShade="FF"/>
          <w:sz w:val="24"/>
          <w:szCs w:val="24"/>
        </w:rPr>
        <w:pPrChange w:author="Chandana, Mahesh" w:date="2022-04-03T18:06:08.161Z" w:id="687872541">
          <w:pPr/>
        </w:pPrChange>
      </w:pPr>
      <w:ins w:author="Chandana, Mahesh" w:date="2022-04-03T18:06:08.121Z" w:id="355533496">
        <w:r>
          <w:tab/>
        </w:r>
        <w:r>
          <w:tab/>
        </w:r>
        <w:r>
          <w:tab/>
        </w:r>
        <w:r>
          <w:tab/>
        </w:r>
        <w:r>
          <w:tab/>
        </w:r>
        <w:r w:rsidRPr="7125B0E1" w:rsidR="7125B0E1">
          <w:rPr>
            <w:rFonts w:ascii="Cambria" w:hAnsi="Cambria" w:eastAsia="Cambria" w:cs="Cambria"/>
            <w:color w:val="000000" w:themeColor="text1" w:themeTint="FF" w:themeShade="FF"/>
            <w:sz w:val="24"/>
            <w:szCs w:val="24"/>
          </w:rPr>
          <w:t>"id":"av1",</w:t>
        </w:r>
      </w:ins>
    </w:p>
    <w:p w:rsidR="7125B0E1" w:rsidP="7125B0E1" w:rsidRDefault="7125B0E1" w14:paraId="7FA842FE" w14:textId="37595BC5">
      <w:pPr>
        <w:pStyle w:val="ListParagraph"/>
        <w:ind w:left="1440"/>
        <w:rPr>
          <w:ins w:author="Chandana, Mahesh" w:date="2022-04-03T18:06:08.121Z" w:id="853754913"/>
          <w:rFonts w:ascii="Cambria" w:hAnsi="Cambria" w:eastAsia="Cambria" w:cs="Cambria"/>
          <w:color w:val="000000" w:themeColor="text1" w:themeTint="FF" w:themeShade="FF"/>
          <w:sz w:val="24"/>
          <w:szCs w:val="24"/>
        </w:rPr>
        <w:pPrChange w:author="Chandana, Mahesh" w:date="2022-04-03T18:06:08.161Z" w:id="362134872">
          <w:pPr/>
        </w:pPrChange>
      </w:pPr>
      <w:ins w:author="Chandana, Mahesh" w:date="2022-04-03T18:06:08.121Z" w:id="1557665969">
        <w:r>
          <w:tab/>
        </w:r>
        <w:r>
          <w:tab/>
        </w:r>
        <w:r>
          <w:tab/>
        </w:r>
        <w:r>
          <w:tab/>
        </w:r>
        <w:r>
          <w:tab/>
        </w:r>
        <w:r w:rsidRPr="7125B0E1" w:rsidR="7125B0E1">
          <w:rPr>
            <w:rFonts w:ascii="Cambria" w:hAnsi="Cambria" w:eastAsia="Cambria" w:cs="Cambria"/>
            <w:color w:val="000000" w:themeColor="text1" w:themeTint="FF" w:themeShade="FF"/>
            <w:sz w:val="24"/>
            <w:szCs w:val="24"/>
          </w:rPr>
          <w:t>"value":"good"</w:t>
        </w:r>
      </w:ins>
    </w:p>
    <w:p w:rsidR="7125B0E1" w:rsidP="7125B0E1" w:rsidRDefault="7125B0E1" w14:paraId="0E2A2827" w14:textId="24F92B02">
      <w:pPr>
        <w:pStyle w:val="ListParagraph"/>
        <w:ind w:left="1440"/>
        <w:rPr>
          <w:ins w:author="Chandana, Mahesh" w:date="2022-04-03T18:06:08.121Z" w:id="880398062"/>
          <w:rFonts w:ascii="Cambria" w:hAnsi="Cambria" w:eastAsia="Cambria" w:cs="Cambria"/>
          <w:color w:val="000000" w:themeColor="text1" w:themeTint="FF" w:themeShade="FF"/>
          <w:sz w:val="24"/>
          <w:szCs w:val="24"/>
        </w:rPr>
        <w:pPrChange w:author="Chandana, Mahesh" w:date="2022-04-03T18:06:08.162Z" w:id="1884875737">
          <w:pPr/>
        </w:pPrChange>
      </w:pPr>
      <w:ins w:author="Chandana, Mahesh" w:date="2022-04-03T18:06:08.121Z" w:id="772874484">
        <w:r>
          <w:tab/>
        </w:r>
        <w:r>
          <w:tab/>
        </w:r>
        <w:r>
          <w:tab/>
        </w:r>
        <w:r>
          <w:tab/>
        </w:r>
        <w:r w:rsidRPr="7125B0E1" w:rsidR="7125B0E1">
          <w:rPr>
            <w:rFonts w:ascii="Cambria" w:hAnsi="Cambria" w:eastAsia="Cambria" w:cs="Cambria"/>
            <w:color w:val="000000" w:themeColor="text1" w:themeTint="FF" w:themeShade="FF"/>
            <w:sz w:val="24"/>
            <w:szCs w:val="24"/>
          </w:rPr>
          <w:t>},</w:t>
        </w:r>
      </w:ins>
    </w:p>
    <w:p w:rsidR="7125B0E1" w:rsidP="7125B0E1" w:rsidRDefault="7125B0E1" w14:paraId="2F1338CD" w14:textId="557CBBED">
      <w:pPr>
        <w:pStyle w:val="ListParagraph"/>
        <w:ind w:left="1440"/>
        <w:rPr>
          <w:ins w:author="Chandana, Mahesh" w:date="2022-04-03T18:06:08.121Z" w:id="123622889"/>
          <w:rFonts w:ascii="Cambria" w:hAnsi="Cambria" w:eastAsia="Cambria" w:cs="Cambria"/>
          <w:color w:val="000000" w:themeColor="text1" w:themeTint="FF" w:themeShade="FF"/>
          <w:sz w:val="24"/>
          <w:szCs w:val="24"/>
        </w:rPr>
        <w:pPrChange w:author="Chandana, Mahesh" w:date="2022-04-03T18:06:08.162Z" w:id="596722948">
          <w:pPr/>
        </w:pPrChange>
      </w:pPr>
      <w:ins w:author="Chandana, Mahesh" w:date="2022-04-03T18:06:08.121Z" w:id="790601271">
        <w:r>
          <w:tab/>
        </w:r>
        <w:r>
          <w:tab/>
        </w:r>
        <w:r>
          <w:tab/>
        </w:r>
        <w:r>
          <w:tab/>
        </w:r>
        <w:r w:rsidRPr="7125B0E1" w:rsidR="7125B0E1">
          <w:rPr>
            <w:rFonts w:ascii="Cambria" w:hAnsi="Cambria" w:eastAsia="Cambria" w:cs="Cambria"/>
            <w:color w:val="000000" w:themeColor="text1" w:themeTint="FF" w:themeShade="FF"/>
            <w:sz w:val="24"/>
            <w:szCs w:val="24"/>
          </w:rPr>
          <w:t>{</w:t>
        </w:r>
      </w:ins>
    </w:p>
    <w:p w:rsidR="7125B0E1" w:rsidP="7125B0E1" w:rsidRDefault="7125B0E1" w14:paraId="70899A70" w14:textId="7136CA68">
      <w:pPr>
        <w:pStyle w:val="ListParagraph"/>
        <w:ind w:left="1440"/>
        <w:rPr>
          <w:ins w:author="Chandana, Mahesh" w:date="2022-04-03T18:06:08.122Z" w:id="197435704"/>
          <w:rFonts w:ascii="Cambria" w:hAnsi="Cambria" w:eastAsia="Cambria" w:cs="Cambria"/>
          <w:color w:val="000000" w:themeColor="text1" w:themeTint="FF" w:themeShade="FF"/>
          <w:sz w:val="24"/>
          <w:szCs w:val="24"/>
        </w:rPr>
        <w:pPrChange w:author="Chandana, Mahesh" w:date="2022-04-03T18:06:08.163Z" w:id="1235518167">
          <w:pPr/>
        </w:pPrChange>
      </w:pPr>
      <w:ins w:author="Chandana, Mahesh" w:date="2022-04-03T18:06:08.122Z" w:id="991267036">
        <w:r>
          <w:tab/>
        </w:r>
        <w:r>
          <w:tab/>
        </w:r>
        <w:r>
          <w:tab/>
        </w:r>
        <w:r>
          <w:tab/>
        </w:r>
        <w:r>
          <w:tab/>
        </w:r>
        <w:r w:rsidRPr="7125B0E1" w:rsidR="7125B0E1">
          <w:rPr>
            <w:rFonts w:ascii="Cambria" w:hAnsi="Cambria" w:eastAsia="Cambria" w:cs="Cambria"/>
            <w:color w:val="000000" w:themeColor="text1" w:themeTint="FF" w:themeShade="FF"/>
            <w:sz w:val="24"/>
            <w:szCs w:val="24"/>
          </w:rPr>
          <w:t>"id":"av2",</w:t>
        </w:r>
      </w:ins>
    </w:p>
    <w:p w:rsidR="7125B0E1" w:rsidP="7125B0E1" w:rsidRDefault="7125B0E1" w14:paraId="0F161982" w14:textId="67AE8D30">
      <w:pPr>
        <w:pStyle w:val="ListParagraph"/>
        <w:ind w:left="1440"/>
        <w:rPr>
          <w:ins w:author="Chandana, Mahesh" w:date="2022-04-03T18:06:08.122Z" w:id="1904081972"/>
          <w:rFonts w:ascii="Cambria" w:hAnsi="Cambria" w:eastAsia="Cambria" w:cs="Cambria"/>
          <w:color w:val="000000" w:themeColor="text1" w:themeTint="FF" w:themeShade="FF"/>
          <w:sz w:val="24"/>
          <w:szCs w:val="24"/>
        </w:rPr>
        <w:pPrChange w:author="Chandana, Mahesh" w:date="2022-04-03T18:06:08.163Z" w:id="1151257724">
          <w:pPr/>
        </w:pPrChange>
      </w:pPr>
      <w:ins w:author="Chandana, Mahesh" w:date="2022-04-03T18:06:08.122Z" w:id="1579064102">
        <w:r>
          <w:tab/>
        </w:r>
        <w:r>
          <w:tab/>
        </w:r>
        <w:r>
          <w:tab/>
        </w:r>
        <w:r>
          <w:tab/>
        </w:r>
        <w:r>
          <w:tab/>
        </w:r>
        <w:r w:rsidRPr="7125B0E1" w:rsidR="7125B0E1">
          <w:rPr>
            <w:rFonts w:ascii="Cambria" w:hAnsi="Cambria" w:eastAsia="Cambria" w:cs="Cambria"/>
            <w:color w:val="000000" w:themeColor="text1" w:themeTint="FF" w:themeShade="FF"/>
            <w:sz w:val="24"/>
            <w:szCs w:val="24"/>
          </w:rPr>
          <w:t>"value":"Nice"</w:t>
        </w:r>
      </w:ins>
    </w:p>
    <w:p w:rsidR="7125B0E1" w:rsidP="7125B0E1" w:rsidRDefault="7125B0E1" w14:paraId="43443BF8" w14:textId="0AC1170B">
      <w:pPr>
        <w:pStyle w:val="ListParagraph"/>
        <w:ind w:left="1440"/>
        <w:rPr>
          <w:ins w:author="Chandana, Mahesh" w:date="2022-04-03T18:06:08.123Z" w:id="262977781"/>
          <w:rFonts w:ascii="Cambria" w:hAnsi="Cambria" w:eastAsia="Cambria" w:cs="Cambria"/>
          <w:color w:val="000000" w:themeColor="text1" w:themeTint="FF" w:themeShade="FF"/>
          <w:sz w:val="24"/>
          <w:szCs w:val="24"/>
        </w:rPr>
        <w:pPrChange w:author="Chandana, Mahesh" w:date="2022-04-03T18:06:08.164Z" w:id="1389223625">
          <w:pPr/>
        </w:pPrChange>
      </w:pPr>
      <w:ins w:author="Chandana, Mahesh" w:date="2022-04-03T18:06:08.123Z" w:id="2830071">
        <w:r>
          <w:tab/>
        </w:r>
        <w:r>
          <w:tab/>
        </w:r>
        <w:r>
          <w:tab/>
        </w:r>
        <w:r>
          <w:tab/>
        </w:r>
        <w:r w:rsidRPr="7125B0E1" w:rsidR="7125B0E1">
          <w:rPr>
            <w:rFonts w:ascii="Cambria" w:hAnsi="Cambria" w:eastAsia="Cambria" w:cs="Cambria"/>
            <w:color w:val="000000" w:themeColor="text1" w:themeTint="FF" w:themeShade="FF"/>
            <w:sz w:val="24"/>
            <w:szCs w:val="24"/>
          </w:rPr>
          <w:t>}</w:t>
        </w:r>
      </w:ins>
    </w:p>
    <w:p w:rsidR="7125B0E1" w:rsidP="7125B0E1" w:rsidRDefault="7125B0E1" w14:paraId="13BE906E" w14:textId="1BC09CCC">
      <w:pPr>
        <w:pStyle w:val="ListParagraph"/>
        <w:ind w:left="1440"/>
        <w:rPr>
          <w:ins w:author="Chandana, Mahesh" w:date="2022-04-03T18:06:08.123Z" w:id="983281349"/>
          <w:rFonts w:ascii="Cambria" w:hAnsi="Cambria" w:eastAsia="Cambria" w:cs="Cambria"/>
          <w:color w:val="000000" w:themeColor="text1" w:themeTint="FF" w:themeShade="FF"/>
          <w:sz w:val="24"/>
          <w:szCs w:val="24"/>
        </w:rPr>
        <w:pPrChange w:author="Chandana, Mahesh" w:date="2022-04-03T18:06:08.164Z" w:id="882699100">
          <w:pPr/>
        </w:pPrChange>
      </w:pPr>
      <w:ins w:author="Chandana, Mahesh" w:date="2022-04-03T18:06:08.123Z" w:id="882896181">
        <w:r w:rsidRPr="7125B0E1" w:rsidR="7125B0E1">
          <w:rPr>
            <w:rFonts w:ascii="Cambria" w:hAnsi="Cambria" w:eastAsia="Cambria" w:cs="Cambria"/>
            <w:color w:val="000000" w:themeColor="text1" w:themeTint="FF" w:themeShade="FF"/>
            <w:sz w:val="24"/>
            <w:szCs w:val="24"/>
          </w:rPr>
          <w:t xml:space="preserve">            ]</w:t>
        </w:r>
      </w:ins>
    </w:p>
    <w:p w:rsidR="7125B0E1" w:rsidP="7125B0E1" w:rsidRDefault="7125B0E1" w14:paraId="699756A5" w14:textId="5DA39876">
      <w:pPr>
        <w:pStyle w:val="ListParagraph"/>
        <w:ind w:left="1440"/>
        <w:rPr>
          <w:ins w:author="Chandana, Mahesh" w:date="2022-04-03T18:06:08.123Z" w:id="1794992739"/>
          <w:rFonts w:ascii="Cambria" w:hAnsi="Cambria" w:eastAsia="Cambria" w:cs="Cambria"/>
          <w:color w:val="000000" w:themeColor="text1" w:themeTint="FF" w:themeShade="FF"/>
          <w:sz w:val="24"/>
          <w:szCs w:val="24"/>
        </w:rPr>
        <w:pPrChange w:author="Chandana, Mahesh" w:date="2022-04-03T18:06:08.165Z" w:id="2109468486">
          <w:pPr/>
        </w:pPrChange>
      </w:pPr>
      <w:ins w:author="Chandana, Mahesh" w:date="2022-04-03T18:06:08.123Z" w:id="2009971524">
        <w:r w:rsidRPr="7125B0E1" w:rsidR="7125B0E1">
          <w:rPr>
            <w:rFonts w:ascii="Cambria" w:hAnsi="Cambria" w:eastAsia="Cambria" w:cs="Cambria"/>
            <w:color w:val="000000" w:themeColor="text1" w:themeTint="FF" w:themeShade="FF"/>
            <w:sz w:val="24"/>
            <w:szCs w:val="24"/>
          </w:rPr>
          <w:t xml:space="preserve">        },</w:t>
        </w:r>
      </w:ins>
    </w:p>
    <w:p w:rsidR="7125B0E1" w:rsidP="7125B0E1" w:rsidRDefault="7125B0E1" w14:paraId="2C4AE66C" w14:textId="11901013">
      <w:pPr>
        <w:pStyle w:val="ListParagraph"/>
        <w:ind w:left="1440"/>
        <w:rPr>
          <w:ins w:author="Chandana, Mahesh" w:date="2022-04-03T18:06:08.123Z" w:id="700403308"/>
          <w:rFonts w:ascii="Cambria" w:hAnsi="Cambria" w:eastAsia="Cambria" w:cs="Cambria"/>
          <w:color w:val="000000" w:themeColor="text1" w:themeTint="FF" w:themeShade="FF"/>
          <w:sz w:val="24"/>
          <w:szCs w:val="24"/>
        </w:rPr>
        <w:pPrChange w:author="Chandana, Mahesh" w:date="2022-04-03T18:06:08.165Z" w:id="1531263721">
          <w:pPr/>
        </w:pPrChange>
      </w:pPr>
      <w:ins w:author="Chandana, Mahesh" w:date="2022-04-03T18:06:08.123Z" w:id="1955597452">
        <w:r w:rsidRPr="7125B0E1" w:rsidR="7125B0E1">
          <w:rPr>
            <w:rFonts w:ascii="Cambria" w:hAnsi="Cambria" w:eastAsia="Cambria" w:cs="Cambria"/>
            <w:color w:val="000000" w:themeColor="text1" w:themeTint="FF" w:themeShade="FF"/>
            <w:sz w:val="24"/>
            <w:szCs w:val="24"/>
          </w:rPr>
          <w:t xml:space="preserve">        {</w:t>
        </w:r>
      </w:ins>
    </w:p>
    <w:p w:rsidR="7125B0E1" w:rsidP="7125B0E1" w:rsidRDefault="7125B0E1" w14:paraId="26327778" w14:textId="4347B01B">
      <w:pPr>
        <w:pStyle w:val="ListParagraph"/>
        <w:ind w:left="1440"/>
        <w:rPr>
          <w:ins w:author="Chandana, Mahesh" w:date="2022-04-03T18:06:08.123Z" w:id="1519824782"/>
          <w:rFonts w:ascii="Cambria" w:hAnsi="Cambria" w:eastAsia="Cambria" w:cs="Cambria"/>
          <w:color w:val="000000" w:themeColor="text1" w:themeTint="FF" w:themeShade="FF"/>
          <w:sz w:val="24"/>
          <w:szCs w:val="24"/>
        </w:rPr>
        <w:pPrChange w:author="Chandana, Mahesh" w:date="2022-04-03T18:06:08.166Z" w:id="141087402">
          <w:pPr/>
        </w:pPrChange>
      </w:pPr>
      <w:ins w:author="Chandana, Mahesh" w:date="2022-04-03T18:06:08.123Z" w:id="305811635">
        <w:r w:rsidRPr="7125B0E1" w:rsidR="7125B0E1">
          <w:rPr>
            <w:rFonts w:ascii="Cambria" w:hAnsi="Cambria" w:eastAsia="Cambria" w:cs="Cambria"/>
            <w:color w:val="000000" w:themeColor="text1" w:themeTint="FF" w:themeShade="FF"/>
            <w:sz w:val="24"/>
            <w:szCs w:val="24"/>
          </w:rPr>
          <w:t xml:space="preserve">            "id": "cke-e30685ab10bf2ffa3d3b122fb0d5c0d5e",</w:t>
        </w:r>
      </w:ins>
    </w:p>
    <w:p w:rsidR="7125B0E1" w:rsidP="7125B0E1" w:rsidRDefault="7125B0E1" w14:paraId="346A7F5F" w14:textId="56F39EAB">
      <w:pPr>
        <w:pStyle w:val="ListParagraph"/>
        <w:ind w:left="1440"/>
        <w:rPr>
          <w:ins w:author="Chandana, Mahesh" w:date="2022-04-03T18:06:08.123Z" w:id="1658081724"/>
          <w:rFonts w:ascii="Cambria" w:hAnsi="Cambria" w:eastAsia="Cambria" w:cs="Cambria"/>
          <w:color w:val="000000" w:themeColor="text1" w:themeTint="FF" w:themeShade="FF"/>
          <w:sz w:val="24"/>
          <w:szCs w:val="24"/>
        </w:rPr>
        <w:pPrChange w:author="Chandana, Mahesh" w:date="2022-04-03T18:06:08.166Z" w:id="1119848812">
          <w:pPr/>
        </w:pPrChange>
      </w:pPr>
      <w:ins w:author="Chandana, Mahesh" w:date="2022-04-03T18:06:08.123Z" w:id="943889536">
        <w:r w:rsidRPr="7125B0E1" w:rsidR="7125B0E1">
          <w:rPr>
            <w:rFonts w:ascii="Cambria" w:hAnsi="Cambria" w:eastAsia="Cambria" w:cs="Cambria"/>
            <w:color w:val="000000" w:themeColor="text1" w:themeTint="FF" w:themeShade="FF"/>
            <w:sz w:val="24"/>
            <w:szCs w:val="24"/>
          </w:rPr>
          <w:t xml:space="preserve">            "value": "Great",</w:t>
        </w:r>
      </w:ins>
    </w:p>
    <w:p w:rsidR="7125B0E1" w:rsidP="7125B0E1" w:rsidRDefault="7125B0E1" w14:paraId="0BD12071" w14:textId="08EBE391">
      <w:pPr>
        <w:pStyle w:val="ListParagraph"/>
        <w:ind w:left="1440"/>
        <w:rPr>
          <w:ins w:author="Chandana, Mahesh" w:date="2022-04-03T18:06:08.124Z" w:id="644215873"/>
          <w:rFonts w:ascii="Cambria" w:hAnsi="Cambria" w:eastAsia="Cambria" w:cs="Cambria"/>
          <w:color w:val="000000" w:themeColor="text1" w:themeTint="FF" w:themeShade="FF"/>
          <w:sz w:val="24"/>
          <w:szCs w:val="24"/>
        </w:rPr>
        <w:pPrChange w:author="Chandana, Mahesh" w:date="2022-04-03T18:06:08.167Z" w:id="120121204">
          <w:pPr/>
        </w:pPrChange>
      </w:pPr>
      <w:ins w:author="Chandana, Mahesh" w:date="2022-04-03T18:06:08.124Z" w:id="1995586653">
        <w:r w:rsidRPr="7125B0E1" w:rsidR="7125B0E1">
          <w:rPr>
            <w:rFonts w:ascii="Cambria" w:hAnsi="Cambria" w:eastAsia="Cambria" w:cs="Cambria"/>
            <w:color w:val="000000" w:themeColor="text1" w:themeTint="FF" w:themeShade="FF"/>
            <w:sz w:val="24"/>
            <w:szCs w:val="24"/>
          </w:rPr>
          <w:t xml:space="preserve">            "acceptableValues": [</w:t>
        </w:r>
      </w:ins>
    </w:p>
    <w:p w:rsidR="7125B0E1" w:rsidP="7125B0E1" w:rsidRDefault="7125B0E1" w14:paraId="1A403BEA" w14:textId="5C4248AF">
      <w:pPr>
        <w:pStyle w:val="ListParagraph"/>
        <w:ind w:left="1440"/>
        <w:rPr>
          <w:ins w:author="Chandana, Mahesh" w:date="2022-04-03T18:06:08.124Z" w:id="595782753"/>
          <w:rFonts w:ascii="Cambria" w:hAnsi="Cambria" w:eastAsia="Cambria" w:cs="Cambria"/>
          <w:color w:val="000000" w:themeColor="text1" w:themeTint="FF" w:themeShade="FF"/>
          <w:sz w:val="24"/>
          <w:szCs w:val="24"/>
        </w:rPr>
        <w:pPrChange w:author="Chandana, Mahesh" w:date="2022-04-03T18:06:08.167Z" w:id="180442624">
          <w:pPr/>
        </w:pPrChange>
      </w:pPr>
      <w:ins w:author="Chandana, Mahesh" w:date="2022-04-03T18:06:08.124Z" w:id="1225237935">
        <w:r>
          <w:tab/>
        </w:r>
        <w:r>
          <w:tab/>
        </w:r>
        <w:r>
          <w:tab/>
        </w:r>
        <w:r>
          <w:tab/>
        </w:r>
        <w:r w:rsidRPr="7125B0E1" w:rsidR="7125B0E1">
          <w:rPr>
            <w:rFonts w:ascii="Cambria" w:hAnsi="Cambria" w:eastAsia="Cambria" w:cs="Cambria"/>
            <w:color w:val="000000" w:themeColor="text1" w:themeTint="FF" w:themeShade="FF"/>
            <w:sz w:val="24"/>
            <w:szCs w:val="24"/>
          </w:rPr>
          <w:t>{</w:t>
        </w:r>
      </w:ins>
    </w:p>
    <w:p w:rsidR="7125B0E1" w:rsidP="7125B0E1" w:rsidRDefault="7125B0E1" w14:paraId="60DB7131" w14:textId="73FD9CE1">
      <w:pPr>
        <w:pStyle w:val="ListParagraph"/>
        <w:ind w:left="1440"/>
        <w:rPr>
          <w:ins w:author="Chandana, Mahesh" w:date="2022-04-03T18:06:08.124Z" w:id="1449910410"/>
          <w:rFonts w:ascii="Cambria" w:hAnsi="Cambria" w:eastAsia="Cambria" w:cs="Cambria"/>
          <w:color w:val="000000" w:themeColor="text1" w:themeTint="FF" w:themeShade="FF"/>
          <w:sz w:val="24"/>
          <w:szCs w:val="24"/>
        </w:rPr>
        <w:pPrChange w:author="Chandana, Mahesh" w:date="2022-04-03T18:06:08.168Z" w:id="55379077">
          <w:pPr/>
        </w:pPrChange>
      </w:pPr>
      <w:ins w:author="Chandana, Mahesh" w:date="2022-04-03T18:06:08.124Z" w:id="163226350">
        <w:r>
          <w:tab/>
        </w:r>
        <w:r>
          <w:tab/>
        </w:r>
        <w:r>
          <w:tab/>
        </w:r>
        <w:r>
          <w:tab/>
        </w:r>
        <w:r>
          <w:tab/>
        </w:r>
        <w:r w:rsidRPr="7125B0E1" w:rsidR="7125B0E1">
          <w:rPr>
            <w:rFonts w:ascii="Cambria" w:hAnsi="Cambria" w:eastAsia="Cambria" w:cs="Cambria"/>
            <w:color w:val="000000" w:themeColor="text1" w:themeTint="FF" w:themeShade="FF"/>
            <w:sz w:val="24"/>
            <w:szCs w:val="24"/>
          </w:rPr>
          <w:t>"id":"av3",</w:t>
        </w:r>
      </w:ins>
    </w:p>
    <w:p w:rsidR="7125B0E1" w:rsidP="7125B0E1" w:rsidRDefault="7125B0E1" w14:paraId="4E33B0D7" w14:textId="13C8CF41">
      <w:pPr>
        <w:pStyle w:val="ListParagraph"/>
        <w:ind w:left="1440"/>
        <w:rPr>
          <w:ins w:author="Chandana, Mahesh" w:date="2022-04-03T18:06:08.124Z" w:id="1166682312"/>
          <w:rFonts w:ascii="Cambria" w:hAnsi="Cambria" w:eastAsia="Cambria" w:cs="Cambria"/>
          <w:color w:val="000000" w:themeColor="text1" w:themeTint="FF" w:themeShade="FF"/>
          <w:sz w:val="24"/>
          <w:szCs w:val="24"/>
        </w:rPr>
        <w:pPrChange w:author="Chandana, Mahesh" w:date="2022-04-03T18:06:08.168Z" w:id="2010916184">
          <w:pPr/>
        </w:pPrChange>
      </w:pPr>
      <w:ins w:author="Chandana, Mahesh" w:date="2022-04-03T18:06:08.124Z" w:id="1737598373">
        <w:r>
          <w:tab/>
        </w:r>
        <w:r>
          <w:tab/>
        </w:r>
        <w:r>
          <w:tab/>
        </w:r>
        <w:r>
          <w:tab/>
        </w:r>
        <w:r>
          <w:tab/>
        </w:r>
        <w:r w:rsidRPr="7125B0E1" w:rsidR="7125B0E1">
          <w:rPr>
            <w:rFonts w:ascii="Cambria" w:hAnsi="Cambria" w:eastAsia="Cambria" w:cs="Cambria"/>
            <w:color w:val="000000" w:themeColor="text1" w:themeTint="FF" w:themeShade="FF"/>
            <w:sz w:val="24"/>
            <w:szCs w:val="24"/>
          </w:rPr>
          <w:t>"value":"great"</w:t>
        </w:r>
      </w:ins>
    </w:p>
    <w:p w:rsidR="7125B0E1" w:rsidP="7125B0E1" w:rsidRDefault="7125B0E1" w14:paraId="5F5E6271" w14:textId="606B2E1A">
      <w:pPr>
        <w:pStyle w:val="ListParagraph"/>
        <w:ind w:left="1440"/>
        <w:rPr>
          <w:ins w:author="Chandana, Mahesh" w:date="2022-04-03T18:06:08.124Z" w:id="1687643043"/>
          <w:rFonts w:ascii="Cambria" w:hAnsi="Cambria" w:eastAsia="Cambria" w:cs="Cambria"/>
          <w:color w:val="000000" w:themeColor="text1" w:themeTint="FF" w:themeShade="FF"/>
          <w:sz w:val="24"/>
          <w:szCs w:val="24"/>
        </w:rPr>
        <w:pPrChange w:author="Chandana, Mahesh" w:date="2022-04-03T18:06:08.169Z" w:id="1956012849">
          <w:pPr/>
        </w:pPrChange>
      </w:pPr>
      <w:ins w:author="Chandana, Mahesh" w:date="2022-04-03T18:06:08.124Z" w:id="552977224">
        <w:r>
          <w:tab/>
        </w:r>
        <w:r>
          <w:tab/>
        </w:r>
        <w:r>
          <w:tab/>
        </w:r>
        <w:r>
          <w:tab/>
        </w:r>
        <w:r w:rsidRPr="7125B0E1" w:rsidR="7125B0E1">
          <w:rPr>
            <w:rFonts w:ascii="Cambria" w:hAnsi="Cambria" w:eastAsia="Cambria" w:cs="Cambria"/>
            <w:color w:val="000000" w:themeColor="text1" w:themeTint="FF" w:themeShade="FF"/>
            <w:sz w:val="24"/>
            <w:szCs w:val="24"/>
          </w:rPr>
          <w:t>},</w:t>
        </w:r>
      </w:ins>
    </w:p>
    <w:p w:rsidR="7125B0E1" w:rsidP="7125B0E1" w:rsidRDefault="7125B0E1" w14:paraId="657E7FDC" w14:textId="23D5ECB7">
      <w:pPr>
        <w:pStyle w:val="ListParagraph"/>
        <w:ind w:left="1440"/>
        <w:rPr>
          <w:ins w:author="Chandana, Mahesh" w:date="2022-04-03T18:06:08.125Z" w:id="121255240"/>
          <w:rFonts w:ascii="Cambria" w:hAnsi="Cambria" w:eastAsia="Cambria" w:cs="Cambria"/>
          <w:color w:val="000000" w:themeColor="text1" w:themeTint="FF" w:themeShade="FF"/>
          <w:sz w:val="24"/>
          <w:szCs w:val="24"/>
        </w:rPr>
        <w:pPrChange w:author="Chandana, Mahesh" w:date="2022-04-03T18:06:08.169Z" w:id="2007681720">
          <w:pPr/>
        </w:pPrChange>
      </w:pPr>
      <w:ins w:author="Chandana, Mahesh" w:date="2022-04-03T18:06:08.125Z" w:id="1178641735">
        <w:r>
          <w:tab/>
        </w:r>
        <w:r>
          <w:tab/>
        </w:r>
        <w:r>
          <w:tab/>
        </w:r>
        <w:r>
          <w:tab/>
        </w:r>
        <w:r w:rsidRPr="7125B0E1" w:rsidR="7125B0E1">
          <w:rPr>
            <w:rFonts w:ascii="Cambria" w:hAnsi="Cambria" w:eastAsia="Cambria" w:cs="Cambria"/>
            <w:color w:val="000000" w:themeColor="text1" w:themeTint="FF" w:themeShade="FF"/>
            <w:sz w:val="24"/>
            <w:szCs w:val="24"/>
          </w:rPr>
          <w:t>{</w:t>
        </w:r>
      </w:ins>
    </w:p>
    <w:p w:rsidR="7125B0E1" w:rsidP="7125B0E1" w:rsidRDefault="7125B0E1" w14:paraId="42D3FE2E" w14:textId="2F3D1DD4">
      <w:pPr>
        <w:pStyle w:val="ListParagraph"/>
        <w:ind w:left="1440"/>
        <w:rPr>
          <w:ins w:author="Chandana, Mahesh" w:date="2022-04-03T18:06:08.125Z" w:id="704910240"/>
          <w:rFonts w:ascii="Cambria" w:hAnsi="Cambria" w:eastAsia="Cambria" w:cs="Cambria"/>
          <w:color w:val="000000" w:themeColor="text1" w:themeTint="FF" w:themeShade="FF"/>
          <w:sz w:val="24"/>
          <w:szCs w:val="24"/>
        </w:rPr>
        <w:pPrChange w:author="Chandana, Mahesh" w:date="2022-04-03T18:06:08.17Z" w:id="700307800">
          <w:pPr/>
        </w:pPrChange>
      </w:pPr>
      <w:ins w:author="Chandana, Mahesh" w:date="2022-04-03T18:06:08.125Z" w:id="1377909365">
        <w:r>
          <w:tab/>
        </w:r>
        <w:r>
          <w:tab/>
        </w:r>
        <w:r>
          <w:tab/>
        </w:r>
        <w:r>
          <w:tab/>
        </w:r>
        <w:r>
          <w:tab/>
        </w:r>
        <w:r w:rsidRPr="7125B0E1" w:rsidR="7125B0E1">
          <w:rPr>
            <w:rFonts w:ascii="Cambria" w:hAnsi="Cambria" w:eastAsia="Cambria" w:cs="Cambria"/>
            <w:color w:val="000000" w:themeColor="text1" w:themeTint="FF" w:themeShade="FF"/>
            <w:sz w:val="24"/>
            <w:szCs w:val="24"/>
          </w:rPr>
          <w:t>"id":"av4",</w:t>
        </w:r>
      </w:ins>
    </w:p>
    <w:p w:rsidR="7125B0E1" w:rsidP="7125B0E1" w:rsidRDefault="7125B0E1" w14:paraId="2D2582B1" w14:textId="3AC9BB97">
      <w:pPr>
        <w:pStyle w:val="ListParagraph"/>
        <w:ind w:left="1440"/>
        <w:rPr>
          <w:ins w:author="Chandana, Mahesh" w:date="2022-04-03T18:06:08.125Z" w:id="1852846358"/>
          <w:rFonts w:ascii="Cambria" w:hAnsi="Cambria" w:eastAsia="Cambria" w:cs="Cambria"/>
          <w:color w:val="000000" w:themeColor="text1" w:themeTint="FF" w:themeShade="FF"/>
          <w:sz w:val="24"/>
          <w:szCs w:val="24"/>
        </w:rPr>
        <w:pPrChange w:author="Chandana, Mahesh" w:date="2022-04-03T18:06:08.17Z" w:id="1593798757">
          <w:pPr/>
        </w:pPrChange>
      </w:pPr>
      <w:ins w:author="Chandana, Mahesh" w:date="2022-04-03T18:06:08.125Z" w:id="1831438318">
        <w:r>
          <w:tab/>
        </w:r>
        <w:r>
          <w:tab/>
        </w:r>
        <w:r>
          <w:tab/>
        </w:r>
        <w:r>
          <w:tab/>
        </w:r>
        <w:r>
          <w:tab/>
        </w:r>
        <w:r w:rsidRPr="7125B0E1" w:rsidR="7125B0E1">
          <w:rPr>
            <w:rFonts w:ascii="Cambria" w:hAnsi="Cambria" w:eastAsia="Cambria" w:cs="Cambria"/>
            <w:color w:val="000000" w:themeColor="text1" w:themeTint="FF" w:themeShade="FF"/>
            <w:sz w:val="24"/>
            <w:szCs w:val="24"/>
          </w:rPr>
          <w:t>"value":"Grreatttt"</w:t>
        </w:r>
      </w:ins>
    </w:p>
    <w:p w:rsidR="7125B0E1" w:rsidP="7125B0E1" w:rsidRDefault="7125B0E1" w14:paraId="4AB865B9" w14:textId="20ACDFC0">
      <w:pPr>
        <w:pStyle w:val="ListParagraph"/>
        <w:ind w:left="1440"/>
        <w:rPr>
          <w:ins w:author="Chandana, Mahesh" w:date="2022-04-03T18:06:08.125Z" w:id="208264596"/>
          <w:rFonts w:ascii="Cambria" w:hAnsi="Cambria" w:eastAsia="Cambria" w:cs="Cambria"/>
          <w:color w:val="000000" w:themeColor="text1" w:themeTint="FF" w:themeShade="FF"/>
          <w:sz w:val="24"/>
          <w:szCs w:val="24"/>
        </w:rPr>
        <w:pPrChange w:author="Chandana, Mahesh" w:date="2022-04-03T18:06:08.171Z" w:id="2027569491">
          <w:pPr/>
        </w:pPrChange>
      </w:pPr>
      <w:ins w:author="Chandana, Mahesh" w:date="2022-04-03T18:06:08.125Z" w:id="1122988882">
        <w:r>
          <w:tab/>
        </w:r>
        <w:r>
          <w:tab/>
        </w:r>
        <w:r>
          <w:tab/>
        </w:r>
        <w:r>
          <w:tab/>
        </w:r>
        <w:r w:rsidRPr="7125B0E1" w:rsidR="7125B0E1">
          <w:rPr>
            <w:rFonts w:ascii="Cambria" w:hAnsi="Cambria" w:eastAsia="Cambria" w:cs="Cambria"/>
            <w:color w:val="000000" w:themeColor="text1" w:themeTint="FF" w:themeShade="FF"/>
            <w:sz w:val="24"/>
            <w:szCs w:val="24"/>
          </w:rPr>
          <w:t>},</w:t>
        </w:r>
      </w:ins>
    </w:p>
    <w:p w:rsidR="7125B0E1" w:rsidP="7125B0E1" w:rsidRDefault="7125B0E1" w14:paraId="5338E444" w14:textId="6F559D60">
      <w:pPr>
        <w:pStyle w:val="ListParagraph"/>
        <w:ind w:left="1440"/>
        <w:rPr>
          <w:ins w:author="Chandana, Mahesh" w:date="2022-04-03T18:06:08.126Z" w:id="86727644"/>
          <w:rFonts w:ascii="Cambria" w:hAnsi="Cambria" w:eastAsia="Cambria" w:cs="Cambria"/>
          <w:color w:val="000000" w:themeColor="text1" w:themeTint="FF" w:themeShade="FF"/>
          <w:sz w:val="24"/>
          <w:szCs w:val="24"/>
        </w:rPr>
        <w:pPrChange w:author="Chandana, Mahesh" w:date="2022-04-03T18:06:08.171Z" w:id="244439430">
          <w:pPr/>
        </w:pPrChange>
      </w:pPr>
      <w:ins w:author="Chandana, Mahesh" w:date="2022-04-03T18:06:08.125Z" w:id="22285259">
        <w:r>
          <w:tab/>
        </w:r>
        <w:r>
          <w:tab/>
        </w:r>
        <w:r>
          <w:tab/>
        </w:r>
        <w:r>
          <w:tab/>
        </w:r>
        <w:r w:rsidRPr="7125B0E1" w:rsidR="7125B0E1">
          <w:rPr>
            <w:rFonts w:ascii="Cambria" w:hAnsi="Cambria" w:eastAsia="Cambria" w:cs="Cambria"/>
            <w:color w:val="000000" w:themeColor="text1" w:themeTint="FF" w:themeShade="FF"/>
            <w:sz w:val="24"/>
            <w:szCs w:val="24"/>
          </w:rPr>
          <w:t>{</w:t>
        </w:r>
      </w:ins>
    </w:p>
    <w:p w:rsidR="7125B0E1" w:rsidP="7125B0E1" w:rsidRDefault="7125B0E1" w14:paraId="7FF79625" w14:textId="761EDFB2">
      <w:pPr>
        <w:pStyle w:val="ListParagraph"/>
        <w:ind w:left="1440"/>
        <w:rPr>
          <w:ins w:author="Chandana, Mahesh" w:date="2022-04-03T18:06:08.126Z" w:id="1857463141"/>
          <w:rFonts w:ascii="Cambria" w:hAnsi="Cambria" w:eastAsia="Cambria" w:cs="Cambria"/>
          <w:color w:val="000000" w:themeColor="text1" w:themeTint="FF" w:themeShade="FF"/>
          <w:sz w:val="24"/>
          <w:szCs w:val="24"/>
        </w:rPr>
        <w:pPrChange w:author="Chandana, Mahesh" w:date="2022-04-03T18:06:08.172Z" w:id="419962291">
          <w:pPr/>
        </w:pPrChange>
      </w:pPr>
      <w:ins w:author="Chandana, Mahesh" w:date="2022-04-03T18:06:08.126Z" w:id="1108618478">
        <w:r>
          <w:tab/>
        </w:r>
        <w:r>
          <w:tab/>
        </w:r>
        <w:r>
          <w:tab/>
        </w:r>
        <w:r>
          <w:tab/>
        </w:r>
        <w:r>
          <w:tab/>
        </w:r>
        <w:r w:rsidRPr="7125B0E1" w:rsidR="7125B0E1">
          <w:rPr>
            <w:rFonts w:ascii="Cambria" w:hAnsi="Cambria" w:eastAsia="Cambria" w:cs="Cambria"/>
            <w:color w:val="000000" w:themeColor="text1" w:themeTint="FF" w:themeShade="FF"/>
            <w:sz w:val="24"/>
            <w:szCs w:val="24"/>
          </w:rPr>
          <w:t>"id":"av5",</w:t>
        </w:r>
      </w:ins>
    </w:p>
    <w:p w:rsidR="7125B0E1" w:rsidP="7125B0E1" w:rsidRDefault="7125B0E1" w14:paraId="6FAC8ED6" w14:textId="2653229B">
      <w:pPr>
        <w:pStyle w:val="ListParagraph"/>
        <w:ind w:left="1440"/>
        <w:rPr>
          <w:ins w:author="Chandana, Mahesh" w:date="2022-04-03T18:06:08.126Z" w:id="1496408684"/>
          <w:rFonts w:ascii="Cambria" w:hAnsi="Cambria" w:eastAsia="Cambria" w:cs="Cambria"/>
          <w:color w:val="000000" w:themeColor="text1" w:themeTint="FF" w:themeShade="FF"/>
          <w:sz w:val="24"/>
          <w:szCs w:val="24"/>
        </w:rPr>
        <w:pPrChange w:author="Chandana, Mahesh" w:date="2022-04-03T18:06:08.172Z" w:id="121204017">
          <w:pPr/>
        </w:pPrChange>
      </w:pPr>
      <w:ins w:author="Chandana, Mahesh" w:date="2022-04-03T18:06:08.126Z" w:id="1125162313">
        <w:r>
          <w:tab/>
        </w:r>
        <w:r>
          <w:tab/>
        </w:r>
        <w:r>
          <w:tab/>
        </w:r>
        <w:r>
          <w:tab/>
        </w:r>
        <w:r>
          <w:tab/>
        </w:r>
        <w:r w:rsidRPr="7125B0E1" w:rsidR="7125B0E1">
          <w:rPr>
            <w:rFonts w:ascii="Cambria" w:hAnsi="Cambria" w:eastAsia="Cambria" w:cs="Cambria"/>
            <w:color w:val="000000" w:themeColor="text1" w:themeTint="FF" w:themeShade="FF"/>
            <w:sz w:val="24"/>
            <w:szCs w:val="24"/>
          </w:rPr>
          <w:t>"value":"Awesome"</w:t>
        </w:r>
      </w:ins>
    </w:p>
    <w:p w:rsidR="7125B0E1" w:rsidP="7125B0E1" w:rsidRDefault="7125B0E1" w14:paraId="57731AA3" w14:textId="4FA99B2C">
      <w:pPr>
        <w:pStyle w:val="ListParagraph"/>
        <w:ind w:left="1440"/>
        <w:rPr>
          <w:ins w:author="Chandana, Mahesh" w:date="2022-04-03T18:06:08.126Z" w:id="2034703"/>
          <w:rFonts w:ascii="Cambria" w:hAnsi="Cambria" w:eastAsia="Cambria" w:cs="Cambria"/>
          <w:color w:val="000000" w:themeColor="text1" w:themeTint="FF" w:themeShade="FF"/>
          <w:sz w:val="24"/>
          <w:szCs w:val="24"/>
        </w:rPr>
        <w:pPrChange w:author="Chandana, Mahesh" w:date="2022-04-03T18:06:08.172Z" w:id="1732809718">
          <w:pPr/>
        </w:pPrChange>
      </w:pPr>
      <w:ins w:author="Chandana, Mahesh" w:date="2022-04-03T18:06:08.126Z" w:id="430673696">
        <w:r>
          <w:tab/>
        </w:r>
        <w:r>
          <w:tab/>
        </w:r>
        <w:r>
          <w:tab/>
        </w:r>
        <w:r>
          <w:tab/>
        </w:r>
        <w:r w:rsidRPr="7125B0E1" w:rsidR="7125B0E1">
          <w:rPr>
            <w:rFonts w:ascii="Cambria" w:hAnsi="Cambria" w:eastAsia="Cambria" w:cs="Cambria"/>
            <w:color w:val="000000" w:themeColor="text1" w:themeTint="FF" w:themeShade="FF"/>
            <w:sz w:val="24"/>
            <w:szCs w:val="24"/>
          </w:rPr>
          <w:t>}</w:t>
        </w:r>
      </w:ins>
    </w:p>
    <w:p w:rsidR="7125B0E1" w:rsidP="7125B0E1" w:rsidRDefault="7125B0E1" w14:paraId="2AAFB3AC" w14:textId="373A1CAF">
      <w:pPr>
        <w:pStyle w:val="ListParagraph"/>
        <w:ind w:left="1440"/>
        <w:rPr>
          <w:ins w:author="Chandana, Mahesh" w:date="2022-04-03T18:06:08.126Z" w:id="645622572"/>
          <w:rFonts w:ascii="Cambria" w:hAnsi="Cambria" w:eastAsia="Cambria" w:cs="Cambria"/>
          <w:color w:val="000000" w:themeColor="text1" w:themeTint="FF" w:themeShade="FF"/>
          <w:sz w:val="24"/>
          <w:szCs w:val="24"/>
        </w:rPr>
        <w:pPrChange w:author="Chandana, Mahesh" w:date="2022-04-03T18:06:08.173Z" w:id="276670278">
          <w:pPr/>
        </w:pPrChange>
      </w:pPr>
      <w:ins w:author="Chandana, Mahesh" w:date="2022-04-03T18:06:08.126Z" w:id="1760386615">
        <w:r w:rsidRPr="7125B0E1" w:rsidR="7125B0E1">
          <w:rPr>
            <w:rFonts w:ascii="Cambria" w:hAnsi="Cambria" w:eastAsia="Cambria" w:cs="Cambria"/>
            <w:color w:val="000000" w:themeColor="text1" w:themeTint="FF" w:themeShade="FF"/>
            <w:sz w:val="24"/>
            <w:szCs w:val="24"/>
          </w:rPr>
          <w:t xml:space="preserve">            ]</w:t>
        </w:r>
      </w:ins>
    </w:p>
    <w:p w:rsidR="7125B0E1" w:rsidP="7125B0E1" w:rsidRDefault="7125B0E1" w14:paraId="75DFAF98" w14:textId="48E046D7">
      <w:pPr>
        <w:pStyle w:val="ListParagraph"/>
        <w:ind w:left="1440"/>
        <w:rPr>
          <w:ins w:author="Chandana, Mahesh" w:date="2022-04-03T18:06:08.127Z" w:id="411438518"/>
          <w:rFonts w:ascii="Cambria" w:hAnsi="Cambria" w:eastAsia="Cambria" w:cs="Cambria"/>
          <w:color w:val="000000" w:themeColor="text1" w:themeTint="FF" w:themeShade="FF"/>
          <w:sz w:val="24"/>
          <w:szCs w:val="24"/>
        </w:rPr>
        <w:pPrChange w:author="Chandana, Mahesh" w:date="2022-04-03T18:06:08.173Z" w:id="110100431">
          <w:pPr/>
        </w:pPrChange>
      </w:pPr>
      <w:ins w:author="Chandana, Mahesh" w:date="2022-04-03T18:06:08.126Z" w:id="744227880">
        <w:r w:rsidRPr="7125B0E1" w:rsidR="7125B0E1">
          <w:rPr>
            <w:rFonts w:ascii="Cambria" w:hAnsi="Cambria" w:eastAsia="Cambria" w:cs="Cambria"/>
            <w:color w:val="000000" w:themeColor="text1" w:themeTint="FF" w:themeShade="FF"/>
            <w:sz w:val="24"/>
            <w:szCs w:val="24"/>
          </w:rPr>
          <w:t xml:space="preserve">        }</w:t>
        </w:r>
      </w:ins>
    </w:p>
    <w:p w:rsidR="7125B0E1" w:rsidP="7125B0E1" w:rsidRDefault="7125B0E1" w14:paraId="2455475B" w14:textId="54428992">
      <w:pPr>
        <w:pStyle w:val="ListParagraph"/>
        <w:ind w:left="1440"/>
        <w:rPr>
          <w:rFonts w:ascii="Cambria" w:hAnsi="Cambria" w:eastAsia="Cambria" w:cs="Cambria"/>
          <w:color w:val="000000" w:themeColor="text1" w:themeTint="FF" w:themeShade="FF"/>
          <w:sz w:val="24"/>
          <w:szCs w:val="24"/>
        </w:rPr>
        <w:pPrChange w:author="Chandana, Mahesh" w:date="2022-04-03T18:06:08.174Z" w:id="1875368965">
          <w:pPr/>
        </w:pPrChange>
      </w:pPr>
      <w:ins w:author="Chandana, Mahesh" w:date="2022-04-03T18:06:14.348Z" w:id="183136803">
        <w:r w:rsidRPr="7125B0E1" w:rsidR="7125B0E1">
          <w:rPr>
            <w:rFonts w:ascii="Cambria" w:hAnsi="Cambria" w:eastAsia="Cambria" w:cs="Cambria"/>
            <w:color w:val="000000" w:themeColor="text1" w:themeTint="FF" w:themeShade="FF"/>
            <w:sz w:val="24"/>
            <w:szCs w:val="24"/>
          </w:rPr>
          <w:t xml:space="preserve">    ],</w:t>
        </w:r>
      </w:ins>
    </w:p>
    <w:p w:rsidRPr="006324FA" w:rsidR="006324FA" w:rsidP="006324FA" w:rsidRDefault="006324FA" w14:paraId="68E2B9A5"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lastRenderedPageBreak/>
        <w:t>"rationale": {</w:t>
      </w:r>
    </w:p>
    <w:p w:rsidRPr="006324FA" w:rsidR="006324FA" w:rsidP="006324FA" w:rsidRDefault="006324FA" w14:paraId="5CF8EBD8"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"optionList": [</w:t>
      </w:r>
    </w:p>
    <w:p w:rsidRPr="006324FA" w:rsidR="006324FA" w:rsidP="006324FA" w:rsidRDefault="006324FA" w14:paraId="547CB5CD"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w:t>
      </w:r>
    </w:p>
    <w:p w:rsidRPr="006324FA" w:rsidR="006324FA" w:rsidP="006324FA" w:rsidRDefault="006324FA" w14:paraId="4F576EBC"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"id": "cb-176658-8-76",</w:t>
      </w:r>
    </w:p>
    <w:p w:rsidRPr="006324FA" w:rsidR="006324FA" w:rsidP="006324FA" w:rsidRDefault="006324FA" w14:paraId="68400666"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"rationaleText": "rationale1"</w:t>
      </w:r>
    </w:p>
    <w:p w:rsidRPr="006324FA" w:rsidR="006324FA" w:rsidP="006324FA" w:rsidRDefault="006324FA" w14:paraId="7B426AAA"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w:t>
      </w:r>
    </w:p>
    <w:p w:rsidRPr="006324FA" w:rsidR="006324FA" w:rsidP="006324FA" w:rsidRDefault="006324FA" w14:paraId="3E030660"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w:t>
      </w:r>
    </w:p>
    <w:p w:rsidRPr="006324FA" w:rsidR="006324FA" w:rsidP="006324FA" w:rsidRDefault="006324FA" w14:paraId="15186C37" w14:textId="0B8247F0">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"id": "</w:t>
      </w:r>
      <w:r w:rsidRPr="006324FA" w:rsidR="00A90601">
        <w:rPr>
          <w:rFonts w:ascii="Cambria" w:hAnsi="Cambria" w:eastAsia="Cambria" w:cs="Cambria"/>
          <w:color w:val="000000" w:themeColor="text1"/>
          <w:sz w:val="24"/>
          <w:szCs w:val="24"/>
        </w:rPr>
        <w:t>cb-25578-4-86</w:t>
      </w:r>
      <w:r w:rsidRPr="006324FA">
        <w:rPr>
          <w:rFonts w:ascii="Cambria" w:hAnsi="Cambria" w:eastAsia="Cambria" w:cs="Cambria"/>
          <w:color w:val="000000" w:themeColor="text1"/>
          <w:sz w:val="24"/>
          <w:szCs w:val="24"/>
        </w:rPr>
        <w:t>",</w:t>
      </w:r>
    </w:p>
    <w:p w:rsidRPr="006324FA" w:rsidR="006324FA" w:rsidP="006324FA" w:rsidRDefault="006324FA" w14:paraId="64FC3D90"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"rationaleText": "rationale2"</w:t>
      </w:r>
    </w:p>
    <w:p w:rsidRPr="006324FA" w:rsidR="006324FA" w:rsidP="006324FA" w:rsidRDefault="006324FA" w14:paraId="3BD2B75F"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w:t>
      </w:r>
    </w:p>
    <w:p w:rsidRPr="006324FA" w:rsidR="006324FA" w:rsidP="006324FA" w:rsidRDefault="006324FA" w14:paraId="1DD18D3B"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w:t>
      </w:r>
    </w:p>
    <w:p w:rsidRPr="006324FA" w:rsidR="006324FA" w:rsidP="006324FA" w:rsidRDefault="006324FA" w14:paraId="0B23E27C" w14:textId="19EDBD80">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"id": "</w:t>
      </w:r>
      <w:r w:rsidRPr="00A90601" w:rsidR="00A90601">
        <w:rPr>
          <w:rFonts w:ascii="Cambria" w:hAnsi="Cambria" w:eastAsia="Cambria" w:cs="Cambria"/>
          <w:color w:val="000000" w:themeColor="text1"/>
          <w:sz w:val="24"/>
          <w:szCs w:val="24"/>
        </w:rPr>
        <w:t xml:space="preserve"> </w:t>
      </w:r>
      <w:r w:rsidRPr="006324FA" w:rsidR="00A90601">
        <w:rPr>
          <w:rFonts w:ascii="Cambria" w:hAnsi="Cambria" w:eastAsia="Cambria" w:cs="Cambria"/>
          <w:color w:val="000000" w:themeColor="text1"/>
          <w:sz w:val="24"/>
          <w:szCs w:val="24"/>
        </w:rPr>
        <w:t>cb-759079-9-91</w:t>
      </w:r>
      <w:r w:rsidRPr="006324FA">
        <w:rPr>
          <w:rFonts w:ascii="Cambria" w:hAnsi="Cambria" w:eastAsia="Cambria" w:cs="Cambria"/>
          <w:color w:val="000000" w:themeColor="text1"/>
          <w:sz w:val="24"/>
          <w:szCs w:val="24"/>
        </w:rPr>
        <w:t>",</w:t>
      </w:r>
    </w:p>
    <w:p w:rsidRPr="006324FA" w:rsidR="006324FA" w:rsidP="006324FA" w:rsidRDefault="006324FA" w14:paraId="7AB45E8C"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"rationaleText": "rationale3"</w:t>
      </w:r>
    </w:p>
    <w:p w:rsidRPr="006324FA" w:rsidR="006324FA" w:rsidP="006324FA" w:rsidRDefault="006324FA" w14:paraId="749C2734"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w:t>
      </w:r>
    </w:p>
    <w:p w:rsidRPr="006324FA" w:rsidR="006324FA" w:rsidP="006324FA" w:rsidRDefault="006324FA" w14:paraId="2598E9F5" w14:textId="77777777">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 xml:space="preserve">  ]</w:t>
      </w:r>
    </w:p>
    <w:p w:rsidR="006324FA" w:rsidP="006324FA" w:rsidRDefault="00A90601" w14:paraId="47004C08" w14:textId="13AD3283">
      <w:pPr>
        <w:pStyle w:val="ListParagraph"/>
        <w:ind w:left="1440"/>
        <w:rPr>
          <w:rFonts w:ascii="Cambria" w:hAnsi="Cambria" w:eastAsia="Cambria" w:cs="Cambria"/>
          <w:color w:val="000000" w:themeColor="text1"/>
          <w:sz w:val="24"/>
          <w:szCs w:val="24"/>
        </w:rPr>
      </w:pPr>
      <w:r>
        <w:rPr>
          <w:rFonts w:ascii="Cambria" w:hAnsi="Cambria" w:eastAsia="Cambria" w:cs="Cambria"/>
          <w:color w:val="000000" w:themeColor="text1"/>
          <w:sz w:val="24"/>
          <w:szCs w:val="24"/>
        </w:rPr>
        <w:t>}</w:t>
      </w:r>
    </w:p>
    <w:p w:rsidR="154AEB93" w:rsidP="006324FA" w:rsidRDefault="006324FA" w14:paraId="772DFE52" w14:textId="73937F44">
      <w:pPr>
        <w:pStyle w:val="ListParagraph"/>
        <w:ind w:left="1440"/>
        <w:rPr>
          <w:rFonts w:ascii="Cambria" w:hAnsi="Cambria" w:eastAsia="Cambria" w:cs="Cambria"/>
          <w:color w:val="000000" w:themeColor="text1"/>
          <w:sz w:val="24"/>
          <w:szCs w:val="24"/>
        </w:rPr>
      </w:pPr>
      <w:r w:rsidRPr="006324FA">
        <w:rPr>
          <w:rFonts w:ascii="Cambria" w:hAnsi="Cambria" w:eastAsia="Cambria" w:cs="Cambria"/>
          <w:color w:val="000000" w:themeColor="text1"/>
          <w:sz w:val="24"/>
          <w:szCs w:val="24"/>
        </w:rPr>
        <w:t>}</w:t>
      </w:r>
    </w:p>
    <w:p w:rsidR="00E26296" w:rsidP="00E26296" w:rsidRDefault="00E26296" w14:paraId="1C516C20" w14:textId="77777777">
      <w:pPr>
        <w:spacing w:line="360" w:lineRule="auto"/>
        <w:rPr>
          <w:rFonts w:ascii="Cambria" w:hAnsi="Cambria" w:eastAsia="Cambria" w:cs="Cambria"/>
          <w:color w:val="000000" w:themeColor="text1"/>
          <w:sz w:val="24"/>
          <w:szCs w:val="24"/>
        </w:rPr>
      </w:pPr>
    </w:p>
    <w:p w:rsidRPr="00E26296" w:rsidR="00E26296" w:rsidP="003B7E9D" w:rsidRDefault="00E26296" w14:paraId="3BEBB3D0" w14:textId="12F7EFFA">
      <w:pPr>
        <w:pStyle w:val="ListParagraph"/>
        <w:numPr>
          <w:ilvl w:val="0"/>
          <w:numId w:val="20"/>
        </w:numPr>
        <w:spacing w:line="360" w:lineRule="auto"/>
        <w:rPr>
          <w:rFonts w:ascii="Cambria" w:hAnsi="Cambria" w:eastAsia="Cambria" w:cs="Cambria"/>
          <w:color w:val="000000" w:themeColor="text1"/>
          <w:sz w:val="24"/>
          <w:szCs w:val="24"/>
        </w:rPr>
      </w:pPr>
      <w:r w:rsidRPr="7125B0E1" w:rsidR="5FA3BC7A">
        <w:rPr>
          <w:rStyle w:val="normaltextrun"/>
          <w:rFonts w:ascii="Cambria" w:hAnsi="Cambria"/>
          <w:sz w:val="24"/>
          <w:szCs w:val="24"/>
        </w:rPr>
        <w:t xml:space="preserve">For Drop-down </w:t>
      </w:r>
      <w:proofErr w:type="gramStart"/>
      <w:r w:rsidRPr="7125B0E1" w:rsidR="5FA3BC7A">
        <w:rPr>
          <w:rStyle w:val="normaltextrun"/>
          <w:rFonts w:ascii="Cambria" w:hAnsi="Cambria"/>
          <w:sz w:val="24"/>
          <w:szCs w:val="24"/>
        </w:rPr>
        <w:t>item</w:t>
      </w:r>
      <w:proofErr w:type="gramEnd"/>
      <w:r w:rsidRPr="7125B0E1" w:rsidR="5FA3BC7A">
        <w:rPr>
          <w:rStyle w:val="normaltextrun"/>
          <w:rFonts w:ascii="Cambria" w:hAnsi="Cambria"/>
          <w:sz w:val="24"/>
          <w:szCs w:val="24"/>
        </w:rPr>
        <w:t xml:space="preserve">, most of the fields are similar with constructed response except </w:t>
      </w:r>
      <w:ins w:author="Chandana, Mahesh" w:date="2022-04-03T18:07:52.442Z" w:id="405023053">
        <w:r w:rsidRPr="7125B0E1" w:rsidR="5FA3BC7A">
          <w:rPr>
            <w:rStyle w:val="normaltextrun"/>
            <w:rFonts w:ascii="Cambria" w:hAnsi="Cambria"/>
            <w:sz w:val="24"/>
            <w:szCs w:val="24"/>
          </w:rPr>
          <w:t xml:space="preserve">optionList, </w:t>
        </w:r>
      </w:ins>
      <w:r w:rsidRPr="7125B0E1" w:rsidR="5FA3BC7A">
        <w:rPr>
          <w:rStyle w:val="normaltextrun"/>
          <w:rFonts w:ascii="Cambria" w:hAnsi="Cambria"/>
          <w:b w:val="1"/>
          <w:bCs w:val="1"/>
          <w:sz w:val="24"/>
          <w:szCs w:val="24"/>
        </w:rPr>
        <w:t>correct response and item type code</w:t>
      </w:r>
    </w:p>
    <w:p w:rsidR="6EAD7E3D" w:rsidP="03ADBAC0" w:rsidRDefault="6EAD7E3D" w14:paraId="5C320B08" w14:textId="625D596B">
      <w:pPr>
        <w:pStyle w:val="ListParagraph"/>
        <w:ind w:left="1440"/>
        <w:rPr>
          <w:rFonts w:ascii="Cambria" w:hAnsi="Cambria" w:eastAsia="Cambria" w:cs="Cambria"/>
          <w:color w:val="000000" w:themeColor="text1" w:themeTint="FF" w:themeShade="FF"/>
          <w:sz w:val="24"/>
          <w:szCs w:val="24"/>
        </w:rPr>
      </w:pPr>
      <w:r w:rsidRPr="03ADBAC0" w:rsidR="6EAD7E3D">
        <w:rPr>
          <w:rFonts w:ascii="Cambria" w:hAnsi="Cambria" w:eastAsia="Cambria" w:cs="Cambria"/>
          <w:color w:val="000000" w:themeColor="text1" w:themeTint="FF" w:themeShade="FF"/>
          <w:sz w:val="24"/>
          <w:szCs w:val="24"/>
        </w:rPr>
        <w:t>{</w:t>
      </w:r>
    </w:p>
    <w:p w:rsidRPr="00E26296" w:rsidR="00E26296" w:rsidP="00E26296" w:rsidRDefault="00E26296" w14:paraId="18F7A033" w14:textId="77777777">
      <w:pPr>
        <w:pStyle w:val="ListParagraph"/>
        <w:ind w:left="1440"/>
        <w:rPr>
          <w:del w:author="Chandana, Mahesh" w:date="2022-04-03T18:07:12.559Z" w:id="902407178"/>
          <w:rFonts w:ascii="Cambria" w:hAnsi="Cambria" w:eastAsia="Cambria" w:cs="Cambria"/>
          <w:color w:val="000000" w:themeColor="text1"/>
          <w:sz w:val="24"/>
          <w:szCs w:val="24"/>
        </w:rPr>
      </w:pPr>
      <w:del w:author="Chandana, Mahesh" w:date="2022-04-03T18:07:12.559Z" w:id="1981030862">
        <w:r w:rsidRPr="7125B0E1" w:rsidDel="00E26296">
          <w:rPr>
            <w:rFonts w:ascii="Cambria" w:hAnsi="Cambria" w:eastAsia="Cambria" w:cs="Cambria"/>
            <w:color w:val="000000" w:themeColor="text1" w:themeTint="FF" w:themeShade="FF"/>
            <w:sz w:val="24"/>
            <w:szCs w:val="24"/>
          </w:rPr>
          <w:delText>"correctResponse": [ </w:delText>
        </w:r>
      </w:del>
    </w:p>
    <w:p w:rsidR="00E26296" w:rsidP="00E26296" w:rsidRDefault="00E26296" w14:paraId="6EC972FB" w14:textId="77777777">
      <w:pPr>
        <w:pStyle w:val="ListParagraph"/>
        <w:ind w:left="1440"/>
        <w:rPr>
          <w:del w:author="Chandana, Mahesh" w:date="2022-04-03T18:07:12.558Z" w:id="2019014633"/>
          <w:rFonts w:ascii="Cambria" w:hAnsi="Cambria" w:eastAsia="Cambria" w:cs="Cambria"/>
          <w:color w:val="000000" w:themeColor="text1"/>
          <w:sz w:val="24"/>
          <w:szCs w:val="24"/>
        </w:rPr>
      </w:pPr>
      <w:del w:author="Chandana, Mahesh" w:date="2022-04-03T18:07:12.559Z" w:id="2131326712">
        <w:r w:rsidRPr="7125B0E1" w:rsidDel="00E26296">
          <w:rPr>
            <w:rFonts w:ascii="Cambria" w:hAnsi="Cambria" w:eastAsia="Cambria" w:cs="Cambria"/>
            <w:color w:val="000000" w:themeColor="text1" w:themeTint="FF" w:themeShade="FF"/>
            <w:sz w:val="24"/>
            <w:szCs w:val="24"/>
          </w:rPr>
          <w:delText>      { </w:delText>
        </w:r>
      </w:del>
    </w:p>
    <w:p w:rsidRPr="006324FA" w:rsidR="00E26296" w:rsidP="00E26296" w:rsidRDefault="00E26296" w14:paraId="45BBDF39" w14:textId="77777777">
      <w:pPr>
        <w:pStyle w:val="ListParagraph"/>
        <w:ind w:left="1440"/>
        <w:rPr>
          <w:del w:author="Chandana, Mahesh" w:date="2022-04-03T18:07:12.558Z" w:id="1673115645"/>
          <w:rFonts w:ascii="Cambria" w:hAnsi="Cambria" w:eastAsia="Cambria" w:cs="Cambria"/>
          <w:color w:val="000000" w:themeColor="text1"/>
          <w:sz w:val="24"/>
          <w:szCs w:val="24"/>
        </w:rPr>
      </w:pPr>
      <w:del w:author="Chandana, Mahesh" w:date="2022-04-03T18:07:12.558Z" w:id="1723958152">
        <w:r w:rsidRPr="7125B0E1" w:rsidDel="00E26296">
          <w:rPr>
            <w:rFonts w:ascii="Cambria" w:hAnsi="Cambria" w:eastAsia="Cambria" w:cs="Cambria"/>
            <w:color w:val="000000" w:themeColor="text1" w:themeTint="FF" w:themeShade="FF"/>
            <w:sz w:val="24"/>
            <w:szCs w:val="24"/>
          </w:rPr>
          <w:delText xml:space="preserve">      "id": "cb-61930-10-61",</w:delText>
        </w:r>
      </w:del>
    </w:p>
    <w:p w:rsidRPr="006324FA" w:rsidR="00E26296" w:rsidP="00E26296" w:rsidRDefault="00E26296" w14:paraId="536F78B4" w14:textId="77777777">
      <w:pPr>
        <w:pStyle w:val="ListParagraph"/>
        <w:ind w:left="1440"/>
        <w:rPr>
          <w:del w:author="Chandana, Mahesh" w:date="2022-04-03T18:07:12.558Z" w:id="682005793"/>
          <w:rFonts w:ascii="Cambria" w:hAnsi="Cambria" w:eastAsia="Cambria" w:cs="Cambria"/>
          <w:color w:val="000000" w:themeColor="text1"/>
          <w:sz w:val="24"/>
          <w:szCs w:val="24"/>
        </w:rPr>
      </w:pPr>
      <w:del w:author="Chandana, Mahesh" w:date="2022-04-03T18:07:12.558Z" w:id="2113007274">
        <w:r w:rsidRPr="7125B0E1" w:rsidDel="00E26296">
          <w:rPr>
            <w:rFonts w:ascii="Cambria" w:hAnsi="Cambria" w:eastAsia="Cambria" w:cs="Cambria"/>
            <w:color w:val="000000" w:themeColor="text1" w:themeTint="FF" w:themeShade="FF"/>
            <w:sz w:val="24"/>
            <w:szCs w:val="24"/>
          </w:rPr>
          <w:delText xml:space="preserve">      "index": 2,</w:delText>
        </w:r>
      </w:del>
    </w:p>
    <w:p w:rsidRPr="006324FA" w:rsidR="00E26296" w:rsidP="00E26296" w:rsidRDefault="00E26296" w14:paraId="767679EA" w14:textId="77777777">
      <w:pPr>
        <w:pStyle w:val="ListParagraph"/>
        <w:ind w:left="1440"/>
        <w:rPr>
          <w:del w:author="Chandana, Mahesh" w:date="2022-04-03T18:07:12.558Z" w:id="733417900"/>
          <w:rFonts w:ascii="Cambria" w:hAnsi="Cambria" w:eastAsia="Cambria" w:cs="Cambria"/>
          <w:color w:val="000000" w:themeColor="text1"/>
          <w:sz w:val="24"/>
          <w:szCs w:val="24"/>
        </w:rPr>
      </w:pPr>
      <w:del w:author="Chandana, Mahesh" w:date="2022-04-03T18:07:12.558Z" w:id="636110659">
        <w:r w:rsidRPr="7125B0E1" w:rsidDel="00E26296">
          <w:rPr>
            <w:rFonts w:ascii="Cambria" w:hAnsi="Cambria" w:eastAsia="Cambria" w:cs="Cambria"/>
            <w:color w:val="000000" w:themeColor="text1" w:themeTint="FF" w:themeShade="FF"/>
            <w:sz w:val="24"/>
            <w:szCs w:val="24"/>
          </w:rPr>
          <w:delText xml:space="preserve">      "value": "Six",</w:delText>
        </w:r>
      </w:del>
    </w:p>
    <w:p w:rsidRPr="006324FA" w:rsidR="00E26296" w:rsidP="00E26296" w:rsidRDefault="00E26296" w14:paraId="5BE75FEB" w14:textId="77777777">
      <w:pPr>
        <w:pStyle w:val="ListParagraph"/>
        <w:ind w:left="1440"/>
        <w:rPr>
          <w:del w:author="Chandana, Mahesh" w:date="2022-04-03T18:07:12.558Z" w:id="539248460"/>
          <w:rFonts w:ascii="Cambria" w:hAnsi="Cambria" w:eastAsia="Cambria" w:cs="Cambria"/>
          <w:color w:val="000000" w:themeColor="text1"/>
          <w:sz w:val="24"/>
          <w:szCs w:val="24"/>
        </w:rPr>
      </w:pPr>
      <w:del w:author="Chandana, Mahesh" w:date="2022-04-03T18:07:12.558Z" w:id="1590203742">
        <w:r w:rsidRPr="7125B0E1" w:rsidDel="00E26296">
          <w:rPr>
            <w:rFonts w:ascii="Cambria" w:hAnsi="Cambria" w:eastAsia="Cambria" w:cs="Cambria"/>
            <w:color w:val="000000" w:themeColor="text1" w:themeTint="FF" w:themeShade="FF"/>
            <w:sz w:val="24"/>
            <w:szCs w:val="24"/>
          </w:rPr>
          <w:delText xml:space="preserve">      "</w:delText>
        </w:r>
        <w:r w:rsidRPr="7125B0E1" w:rsidDel="00E26296">
          <w:rPr>
            <w:rFonts w:ascii="Cambria" w:hAnsi="Cambria" w:eastAsia="Cambria" w:cs="Cambria"/>
            <w:color w:val="000000" w:themeColor="text1" w:themeTint="FF" w:themeShade="FF"/>
            <w:sz w:val="24"/>
            <w:szCs w:val="24"/>
          </w:rPr>
          <w:delText>responseName</w:delText>
        </w:r>
        <w:r w:rsidRPr="7125B0E1" w:rsidDel="00E26296">
          <w:rPr>
            <w:rFonts w:ascii="Cambria" w:hAnsi="Cambria" w:eastAsia="Cambria" w:cs="Cambria"/>
            <w:color w:val="000000" w:themeColor="text1" w:themeTint="FF" w:themeShade="FF"/>
            <w:sz w:val="24"/>
            <w:szCs w:val="24"/>
          </w:rPr>
          <w:delText>": "Response 2",</w:delText>
        </w:r>
      </w:del>
    </w:p>
    <w:p w:rsidRPr="006324FA" w:rsidR="00E26296" w:rsidP="00E26296" w:rsidRDefault="00E26296" w14:paraId="774F3E04" w14:textId="77777777">
      <w:pPr>
        <w:pStyle w:val="ListParagraph"/>
        <w:ind w:left="1440"/>
        <w:rPr>
          <w:del w:author="Chandana, Mahesh" w:date="2022-04-03T18:07:12.558Z" w:id="1714306321"/>
          <w:rFonts w:ascii="Cambria" w:hAnsi="Cambria" w:eastAsia="Cambria" w:cs="Cambria"/>
          <w:color w:val="000000" w:themeColor="text1"/>
          <w:sz w:val="24"/>
          <w:szCs w:val="24"/>
        </w:rPr>
      </w:pPr>
      <w:del w:author="Chandana, Mahesh" w:date="2022-04-03T18:07:12.558Z" w:id="807059323">
        <w:r w:rsidRPr="7125B0E1" w:rsidDel="00E26296">
          <w:rPr>
            <w:rFonts w:ascii="Cambria" w:hAnsi="Cambria" w:eastAsia="Cambria" w:cs="Cambria"/>
            <w:color w:val="000000" w:themeColor="text1" w:themeTint="FF" w:themeShade="FF"/>
            <w:sz w:val="24"/>
            <w:szCs w:val="24"/>
          </w:rPr>
          <w:delText xml:space="preserve">      "correctResponse": "Six",</w:delText>
        </w:r>
      </w:del>
    </w:p>
    <w:p w:rsidRPr="00E26296" w:rsidR="00E26296" w:rsidP="00E26296" w:rsidRDefault="00E26296" w14:paraId="40EDCC0F" w14:textId="360B18FD">
      <w:pPr>
        <w:pStyle w:val="ListParagraph"/>
        <w:ind w:left="1440"/>
        <w:rPr>
          <w:del w:author="Chandana, Mahesh" w:date="2022-04-03T18:07:12.558Z" w:id="1218344566"/>
          <w:rFonts w:ascii="Cambria" w:hAnsi="Cambria" w:eastAsia="Cambria" w:cs="Cambria"/>
          <w:color w:val="000000" w:themeColor="text1"/>
          <w:sz w:val="24"/>
          <w:szCs w:val="24"/>
        </w:rPr>
      </w:pPr>
      <w:del w:author="Chandana, Mahesh" w:date="2022-04-03T18:07:12.558Z" w:id="1901721332">
        <w:r w:rsidRPr="7125B0E1" w:rsidDel="00E26296">
          <w:rPr>
            <w:rFonts w:ascii="Cambria" w:hAnsi="Cambria" w:eastAsia="Cambria" w:cs="Cambria"/>
            <w:color w:val="000000" w:themeColor="text1" w:themeTint="FF" w:themeShade="FF"/>
            <w:sz w:val="24"/>
            <w:szCs w:val="24"/>
          </w:rPr>
          <w:delText>       "</w:delText>
        </w:r>
        <w:r w:rsidRPr="7125B0E1" w:rsidDel="00E26296">
          <w:rPr>
            <w:rFonts w:ascii="Cambria" w:hAnsi="Cambria" w:eastAsia="Cambria" w:cs="Cambria"/>
            <w:color w:val="000000" w:themeColor="text1" w:themeTint="FF" w:themeShade="FF"/>
            <w:sz w:val="24"/>
            <w:szCs w:val="24"/>
          </w:rPr>
          <w:delText>defaultValue</w:delText>
        </w:r>
        <w:r w:rsidRPr="7125B0E1" w:rsidDel="00E26296">
          <w:rPr>
            <w:rFonts w:ascii="Cambria" w:hAnsi="Cambria" w:eastAsia="Cambria" w:cs="Cambria"/>
            <w:color w:val="000000" w:themeColor="text1" w:themeTint="FF" w:themeShade="FF"/>
            <w:sz w:val="24"/>
            <w:szCs w:val="24"/>
          </w:rPr>
          <w:delText>": "", </w:delText>
        </w:r>
      </w:del>
    </w:p>
    <w:p w:rsidRPr="00E26296" w:rsidR="00E26296" w:rsidP="00E26296" w:rsidRDefault="00E26296" w14:paraId="4437977A" w14:textId="62CA6D5C">
      <w:pPr>
        <w:pStyle w:val="ListParagraph"/>
        <w:ind w:left="1440"/>
        <w:rPr>
          <w:del w:author="Chandana, Mahesh" w:date="2022-04-03T18:07:12.558Z" w:id="1894997103"/>
          <w:rFonts w:ascii="Cambria" w:hAnsi="Cambria" w:eastAsia="Cambria" w:cs="Cambria"/>
          <w:color w:val="000000" w:themeColor="text1"/>
          <w:sz w:val="24"/>
          <w:szCs w:val="24"/>
        </w:rPr>
      </w:pPr>
      <w:del w:author="Chandana, Mahesh" w:date="2022-04-03T18:07:12.558Z" w:id="1510044047">
        <w:r w:rsidRPr="7125B0E1" w:rsidDel="00E26296">
          <w:rPr>
            <w:rFonts w:ascii="Cambria" w:hAnsi="Cambria" w:eastAsia="Cambria" w:cs="Cambria"/>
            <w:color w:val="000000" w:themeColor="text1" w:themeTint="FF" w:themeShade="FF"/>
            <w:sz w:val="24"/>
            <w:szCs w:val="24"/>
          </w:rPr>
          <w:delText>       "</w:delText>
        </w:r>
        <w:r w:rsidRPr="7125B0E1" w:rsidDel="00E26296">
          <w:rPr>
            <w:rFonts w:ascii="Cambria" w:hAnsi="Cambria" w:eastAsia="Cambria" w:cs="Cambria"/>
            <w:color w:val="000000" w:themeColor="text1" w:themeTint="FF" w:themeShade="FF"/>
            <w:sz w:val="24"/>
            <w:szCs w:val="24"/>
          </w:rPr>
          <w:delText>optionTags</w:delText>
        </w:r>
        <w:r w:rsidRPr="7125B0E1" w:rsidDel="00E26296">
          <w:rPr>
            <w:rFonts w:ascii="Cambria" w:hAnsi="Cambria" w:eastAsia="Cambria" w:cs="Cambria"/>
            <w:color w:val="000000" w:themeColor="text1" w:themeTint="FF" w:themeShade="FF"/>
            <w:sz w:val="24"/>
            <w:szCs w:val="24"/>
          </w:rPr>
          <w:delText>": [ "Select", "Subtract</w:delText>
        </w:r>
        <w:r w:rsidRPr="7125B0E1" w:rsidDel="00E26296">
          <w:rPr>
            <w:rFonts w:ascii="Cambria" w:hAnsi="Cambria" w:eastAsia="Cambria" w:cs="Cambria"/>
            <w:color w:val="000000" w:themeColor="text1" w:themeTint="FF" w:themeShade="FF"/>
            <w:sz w:val="24"/>
            <w:szCs w:val="24"/>
          </w:rPr>
          <w:delText>",  "</w:delText>
        </w:r>
        <w:r w:rsidRPr="7125B0E1" w:rsidDel="00E26296">
          <w:rPr>
            <w:rFonts w:ascii="Cambria" w:hAnsi="Cambria" w:eastAsia="Cambria" w:cs="Cambria"/>
            <w:color w:val="000000" w:themeColor="text1" w:themeTint="FF" w:themeShade="FF"/>
            <w:sz w:val="24"/>
            <w:szCs w:val="24"/>
          </w:rPr>
          <w:delText>Add", "Divide", "Multiply</w:delText>
        </w:r>
        <w:r w:rsidRPr="7125B0E1" w:rsidDel="00E26296">
          <w:rPr>
            <w:rFonts w:ascii="Cambria" w:hAnsi="Cambria" w:eastAsia="Cambria" w:cs="Cambria"/>
            <w:color w:val="000000" w:themeColor="text1" w:themeTint="FF" w:themeShade="FF"/>
            <w:sz w:val="24"/>
            <w:szCs w:val="24"/>
          </w:rPr>
          <w:delText>" ]</w:delText>
        </w:r>
        <w:r w:rsidRPr="7125B0E1" w:rsidDel="00E26296">
          <w:rPr>
            <w:rFonts w:ascii="Cambria" w:hAnsi="Cambria" w:eastAsia="Cambria" w:cs="Cambria"/>
            <w:color w:val="000000" w:themeColor="text1" w:themeTint="FF" w:themeShade="FF"/>
            <w:sz w:val="24"/>
            <w:szCs w:val="24"/>
          </w:rPr>
          <w:delText>, </w:delText>
        </w:r>
      </w:del>
    </w:p>
    <w:p w:rsidRPr="00E26296" w:rsidR="00E26296" w:rsidP="00E26296" w:rsidRDefault="00E26296" w14:paraId="7BB06AD8" w14:textId="77777777">
      <w:pPr>
        <w:pStyle w:val="ListParagraph"/>
        <w:ind w:left="1440"/>
        <w:rPr>
          <w:del w:author="Chandana, Mahesh" w:date="2022-04-03T18:07:12.558Z" w:id="130503717"/>
          <w:rFonts w:ascii="Cambria" w:hAnsi="Cambria" w:eastAsia="Cambria" w:cs="Cambria"/>
          <w:color w:val="000000" w:themeColor="text1"/>
          <w:sz w:val="24"/>
          <w:szCs w:val="24"/>
        </w:rPr>
      </w:pPr>
      <w:del w:author="Chandana, Mahesh" w:date="2022-04-03T18:07:12.558Z" w:id="694179476">
        <w:r w:rsidRPr="7125B0E1" w:rsidDel="00E26296">
          <w:rPr>
            <w:rFonts w:ascii="Cambria" w:hAnsi="Cambria" w:eastAsia="Cambria" w:cs="Cambria"/>
            <w:color w:val="000000" w:themeColor="text1" w:themeTint="FF" w:themeShade="FF"/>
            <w:sz w:val="24"/>
            <w:szCs w:val="24"/>
          </w:rPr>
          <w:delText>      }, </w:delText>
        </w:r>
      </w:del>
    </w:p>
    <w:p w:rsidRPr="006324FA" w:rsidR="007D4B80" w:rsidP="007D4B80" w:rsidRDefault="007D4B80" w14:paraId="305CE28D" w14:textId="77777777">
      <w:pPr>
        <w:pStyle w:val="ListParagraph"/>
        <w:ind w:left="1440"/>
        <w:rPr>
          <w:del w:author="Chandana, Mahesh" w:date="2022-04-03T18:07:12.558Z" w:id="87270970"/>
          <w:rFonts w:ascii="Cambria" w:hAnsi="Cambria" w:eastAsia="Cambria" w:cs="Cambria"/>
          <w:color w:val="000000" w:themeColor="text1"/>
          <w:sz w:val="24"/>
          <w:szCs w:val="24"/>
        </w:rPr>
      </w:pPr>
      <w:del w:author="Chandana, Mahesh" w:date="2022-04-03T18:07:12.558Z" w:id="2020601214">
        <w:r w:rsidRPr="7125B0E1" w:rsidDel="007D4B80">
          <w:rPr>
            <w:rFonts w:ascii="Cambria" w:hAnsi="Cambria" w:eastAsia="Cambria" w:cs="Cambria"/>
            <w:color w:val="000000" w:themeColor="text1" w:themeTint="FF" w:themeShade="FF"/>
            <w:sz w:val="24"/>
            <w:szCs w:val="24"/>
          </w:rPr>
          <w:delText xml:space="preserve">    {</w:delText>
        </w:r>
      </w:del>
    </w:p>
    <w:p w:rsidRPr="006324FA" w:rsidR="007D4B80" w:rsidP="007D4B80" w:rsidRDefault="007D4B80" w14:paraId="766C179B" w14:textId="77777777">
      <w:pPr>
        <w:pStyle w:val="ListParagraph"/>
        <w:ind w:left="1440"/>
        <w:rPr>
          <w:del w:author="Chandana, Mahesh" w:date="2022-04-03T18:07:12.558Z" w:id="1742148132"/>
          <w:rFonts w:ascii="Cambria" w:hAnsi="Cambria" w:eastAsia="Cambria" w:cs="Cambria"/>
          <w:color w:val="000000" w:themeColor="text1"/>
          <w:sz w:val="24"/>
          <w:szCs w:val="24"/>
        </w:rPr>
      </w:pPr>
      <w:del w:author="Chandana, Mahesh" w:date="2022-04-03T18:07:12.558Z" w:id="680098945">
        <w:r w:rsidRPr="7125B0E1" w:rsidDel="007D4B80">
          <w:rPr>
            <w:rFonts w:ascii="Cambria" w:hAnsi="Cambria" w:eastAsia="Cambria" w:cs="Cambria"/>
            <w:color w:val="000000" w:themeColor="text1" w:themeTint="FF" w:themeShade="FF"/>
            <w:sz w:val="24"/>
            <w:szCs w:val="24"/>
          </w:rPr>
          <w:delText xml:space="preserve">      "id": "cb-759079-9-91",</w:delText>
        </w:r>
      </w:del>
    </w:p>
    <w:p w:rsidRPr="006324FA" w:rsidR="007D4B80" w:rsidP="007D4B80" w:rsidRDefault="007D4B80" w14:paraId="2BD29417" w14:textId="77777777">
      <w:pPr>
        <w:pStyle w:val="ListParagraph"/>
        <w:ind w:left="1440"/>
        <w:rPr>
          <w:del w:author="Chandana, Mahesh" w:date="2022-04-03T18:07:12.556Z" w:id="870661311"/>
          <w:rFonts w:ascii="Cambria" w:hAnsi="Cambria" w:eastAsia="Cambria" w:cs="Cambria"/>
          <w:color w:val="000000" w:themeColor="text1"/>
          <w:sz w:val="24"/>
          <w:szCs w:val="24"/>
        </w:rPr>
      </w:pPr>
      <w:del w:author="Chandana, Mahesh" w:date="2022-04-03T18:07:12.557Z" w:id="108117221">
        <w:r w:rsidRPr="7125B0E1" w:rsidDel="007D4B80">
          <w:rPr>
            <w:rFonts w:ascii="Cambria" w:hAnsi="Cambria" w:eastAsia="Cambria" w:cs="Cambria"/>
            <w:color w:val="000000" w:themeColor="text1" w:themeTint="FF" w:themeShade="FF"/>
            <w:sz w:val="24"/>
            <w:szCs w:val="24"/>
          </w:rPr>
          <w:delText xml:space="preserve">      "index": 0,</w:delText>
        </w:r>
      </w:del>
    </w:p>
    <w:p w:rsidRPr="006324FA" w:rsidR="007D4B80" w:rsidP="007D4B80" w:rsidRDefault="007D4B80" w14:paraId="4887F6B8" w14:textId="77777777">
      <w:pPr>
        <w:pStyle w:val="ListParagraph"/>
        <w:ind w:left="1440"/>
        <w:rPr>
          <w:del w:author="Chandana, Mahesh" w:date="2022-04-03T18:07:12.556Z" w:id="1162795466"/>
          <w:rFonts w:ascii="Cambria" w:hAnsi="Cambria" w:eastAsia="Cambria" w:cs="Cambria"/>
          <w:color w:val="000000" w:themeColor="text1"/>
          <w:sz w:val="24"/>
          <w:szCs w:val="24"/>
        </w:rPr>
      </w:pPr>
      <w:del w:author="Chandana, Mahesh" w:date="2022-04-03T18:07:12.556Z" w:id="667380336">
        <w:r w:rsidRPr="7125B0E1" w:rsidDel="007D4B80">
          <w:rPr>
            <w:rFonts w:ascii="Cambria" w:hAnsi="Cambria" w:eastAsia="Cambria" w:cs="Cambria"/>
            <w:color w:val="000000" w:themeColor="text1" w:themeTint="FF" w:themeShade="FF"/>
            <w:sz w:val="24"/>
            <w:szCs w:val="24"/>
          </w:rPr>
          <w:delText xml:space="preserve">      "value": "5",</w:delText>
        </w:r>
      </w:del>
    </w:p>
    <w:p w:rsidRPr="006324FA" w:rsidR="007D4B80" w:rsidP="007D4B80" w:rsidRDefault="007D4B80" w14:paraId="56678B4E" w14:textId="77777777">
      <w:pPr>
        <w:pStyle w:val="ListParagraph"/>
        <w:ind w:left="1440"/>
        <w:rPr>
          <w:del w:author="Chandana, Mahesh" w:date="2022-04-03T18:07:12.556Z" w:id="266724541"/>
          <w:rFonts w:ascii="Cambria" w:hAnsi="Cambria" w:eastAsia="Cambria" w:cs="Cambria"/>
          <w:color w:val="000000" w:themeColor="text1"/>
          <w:sz w:val="24"/>
          <w:szCs w:val="24"/>
        </w:rPr>
      </w:pPr>
      <w:del w:author="Chandana, Mahesh" w:date="2022-04-03T18:07:12.556Z" w:id="1336120505">
        <w:r w:rsidRPr="7125B0E1" w:rsidDel="007D4B80">
          <w:rPr>
            <w:rFonts w:ascii="Cambria" w:hAnsi="Cambria" w:eastAsia="Cambria" w:cs="Cambria"/>
            <w:color w:val="000000" w:themeColor="text1" w:themeTint="FF" w:themeShade="FF"/>
            <w:sz w:val="24"/>
            <w:szCs w:val="24"/>
          </w:rPr>
          <w:delText xml:space="preserve">      "</w:delText>
        </w:r>
        <w:r w:rsidRPr="7125B0E1" w:rsidDel="007D4B80">
          <w:rPr>
            <w:rFonts w:ascii="Cambria" w:hAnsi="Cambria" w:eastAsia="Cambria" w:cs="Cambria"/>
            <w:color w:val="000000" w:themeColor="text1" w:themeTint="FF" w:themeShade="FF"/>
            <w:sz w:val="24"/>
            <w:szCs w:val="24"/>
          </w:rPr>
          <w:delText>responseName</w:delText>
        </w:r>
        <w:r w:rsidRPr="7125B0E1" w:rsidDel="007D4B80">
          <w:rPr>
            <w:rFonts w:ascii="Cambria" w:hAnsi="Cambria" w:eastAsia="Cambria" w:cs="Cambria"/>
            <w:color w:val="000000" w:themeColor="text1" w:themeTint="FF" w:themeShade="FF"/>
            <w:sz w:val="24"/>
            <w:szCs w:val="24"/>
          </w:rPr>
          <w:delText>": "Response 1",</w:delText>
        </w:r>
      </w:del>
    </w:p>
    <w:p w:rsidR="007D4B80" w:rsidP="007D4B80" w:rsidRDefault="007D4B80" w14:paraId="18B0089E" w14:textId="77777777">
      <w:pPr>
        <w:pStyle w:val="ListParagraph"/>
        <w:ind w:left="1440"/>
        <w:rPr>
          <w:del w:author="Chandana, Mahesh" w:date="2022-04-03T18:07:12.556Z" w:id="402302572"/>
          <w:rFonts w:ascii="Cambria" w:hAnsi="Cambria" w:eastAsia="Cambria" w:cs="Cambria"/>
          <w:color w:val="000000" w:themeColor="text1"/>
          <w:sz w:val="24"/>
          <w:szCs w:val="24"/>
        </w:rPr>
      </w:pPr>
      <w:del w:author="Chandana, Mahesh" w:date="2022-04-03T18:07:12.556Z" w:id="1497079883">
        <w:r w:rsidRPr="7125B0E1" w:rsidDel="007D4B80">
          <w:rPr>
            <w:rFonts w:ascii="Cambria" w:hAnsi="Cambria" w:eastAsia="Cambria" w:cs="Cambria"/>
            <w:color w:val="000000" w:themeColor="text1" w:themeTint="FF" w:themeShade="FF"/>
            <w:sz w:val="24"/>
            <w:szCs w:val="24"/>
          </w:rPr>
          <w:delText xml:space="preserve">      "correctResponse": "5",</w:delText>
        </w:r>
      </w:del>
    </w:p>
    <w:p w:rsidRPr="00E26296" w:rsidR="007D4B80" w:rsidP="007D4B80" w:rsidRDefault="007D4B80" w14:paraId="1ED28DC3" w14:textId="77777777">
      <w:pPr>
        <w:pStyle w:val="ListParagraph"/>
        <w:ind w:left="1440"/>
        <w:rPr>
          <w:del w:author="Chandana, Mahesh" w:date="2022-04-03T18:07:12.556Z" w:id="1274059676"/>
          <w:rFonts w:ascii="Cambria" w:hAnsi="Cambria" w:eastAsia="Cambria" w:cs="Cambria"/>
          <w:color w:val="000000" w:themeColor="text1"/>
          <w:sz w:val="24"/>
          <w:szCs w:val="24"/>
        </w:rPr>
      </w:pPr>
      <w:del w:author="Chandana, Mahesh" w:date="2022-04-03T18:07:12.556Z" w:id="352827551">
        <w:r w:rsidRPr="7125B0E1" w:rsidDel="007D4B80">
          <w:rPr>
            <w:rFonts w:ascii="Cambria" w:hAnsi="Cambria" w:eastAsia="Cambria" w:cs="Cambria"/>
            <w:color w:val="000000" w:themeColor="text1" w:themeTint="FF" w:themeShade="FF"/>
            <w:sz w:val="24"/>
            <w:szCs w:val="24"/>
          </w:rPr>
          <w:delText>       "</w:delText>
        </w:r>
        <w:r w:rsidRPr="7125B0E1" w:rsidDel="007D4B80">
          <w:rPr>
            <w:rFonts w:ascii="Cambria" w:hAnsi="Cambria" w:eastAsia="Cambria" w:cs="Cambria"/>
            <w:color w:val="000000" w:themeColor="text1" w:themeTint="FF" w:themeShade="FF"/>
            <w:sz w:val="24"/>
            <w:szCs w:val="24"/>
          </w:rPr>
          <w:delText>defaultValue</w:delText>
        </w:r>
        <w:r w:rsidRPr="7125B0E1" w:rsidDel="007D4B80">
          <w:rPr>
            <w:rFonts w:ascii="Cambria" w:hAnsi="Cambria" w:eastAsia="Cambria" w:cs="Cambria"/>
            <w:color w:val="000000" w:themeColor="text1" w:themeTint="FF" w:themeShade="FF"/>
            <w:sz w:val="24"/>
            <w:szCs w:val="24"/>
          </w:rPr>
          <w:delText>": "", </w:delText>
        </w:r>
      </w:del>
    </w:p>
    <w:p w:rsidRPr="006324FA" w:rsidR="007D4B80" w:rsidP="007D4B80" w:rsidRDefault="007D4B80" w14:paraId="344745BA" w14:textId="0E077C4D">
      <w:pPr>
        <w:pStyle w:val="ListParagraph"/>
        <w:ind w:left="1440"/>
        <w:rPr>
          <w:del w:author="Chandana, Mahesh" w:date="2022-04-03T18:07:12.556Z" w:id="747430967"/>
          <w:rFonts w:ascii="Cambria" w:hAnsi="Cambria" w:eastAsia="Cambria" w:cs="Cambria"/>
          <w:color w:val="000000" w:themeColor="text1"/>
          <w:sz w:val="24"/>
          <w:szCs w:val="24"/>
        </w:rPr>
      </w:pPr>
      <w:del w:author="Chandana, Mahesh" w:date="2022-04-03T18:07:12.556Z" w:id="847457474">
        <w:r w:rsidRPr="7125B0E1" w:rsidDel="007D4B80">
          <w:rPr>
            <w:rFonts w:ascii="Cambria" w:hAnsi="Cambria" w:eastAsia="Cambria" w:cs="Cambria"/>
            <w:color w:val="000000" w:themeColor="text1" w:themeTint="FF" w:themeShade="FF"/>
            <w:sz w:val="24"/>
            <w:szCs w:val="24"/>
          </w:rPr>
          <w:delText xml:space="preserve">      "</w:delText>
        </w:r>
        <w:r w:rsidRPr="7125B0E1" w:rsidDel="007D4B80">
          <w:rPr>
            <w:rFonts w:ascii="Cambria" w:hAnsi="Cambria" w:eastAsia="Cambria" w:cs="Cambria"/>
            <w:color w:val="000000" w:themeColor="text1" w:themeTint="FF" w:themeShade="FF"/>
            <w:sz w:val="24"/>
            <w:szCs w:val="24"/>
          </w:rPr>
          <w:delText xml:space="preserve"> </w:delText>
        </w:r>
        <w:r w:rsidRPr="7125B0E1" w:rsidDel="007D4B80">
          <w:rPr>
            <w:rFonts w:ascii="Cambria" w:hAnsi="Cambria" w:eastAsia="Cambria" w:cs="Cambria"/>
            <w:color w:val="000000" w:themeColor="text1" w:themeTint="FF" w:themeShade="FF"/>
            <w:sz w:val="24"/>
            <w:szCs w:val="24"/>
          </w:rPr>
          <w:delText>optionTags</w:delText>
        </w:r>
        <w:r w:rsidRPr="7125B0E1" w:rsidDel="007D4B80">
          <w:rPr>
            <w:rFonts w:ascii="Cambria" w:hAnsi="Cambria" w:eastAsia="Cambria" w:cs="Cambria"/>
            <w:color w:val="000000" w:themeColor="text1" w:themeTint="FF" w:themeShade="FF"/>
            <w:sz w:val="24"/>
            <w:szCs w:val="24"/>
          </w:rPr>
          <w:delText xml:space="preserve"> ": [</w:delText>
        </w:r>
      </w:del>
    </w:p>
    <w:p w:rsidRPr="006324FA" w:rsidR="007D4B80" w:rsidP="007D4B80" w:rsidRDefault="007D4B80" w14:paraId="2A2CC558" w14:textId="08B26BBF">
      <w:pPr>
        <w:pStyle w:val="ListParagraph"/>
        <w:ind w:left="1440"/>
        <w:rPr>
          <w:del w:author="Chandana, Mahesh" w:date="2022-04-03T18:07:12.555Z" w:id="1346259524"/>
          <w:rFonts w:ascii="Cambria" w:hAnsi="Cambria" w:eastAsia="Cambria" w:cs="Cambria"/>
          <w:color w:val="000000" w:themeColor="text1"/>
          <w:sz w:val="24"/>
          <w:szCs w:val="24"/>
        </w:rPr>
      </w:pPr>
      <w:del w:author="Chandana, Mahesh" w:date="2022-04-03T18:07:12.555Z" w:id="473645508">
        <w:r w:rsidRPr="7125B0E1" w:rsidDel="007D4B80">
          <w:rPr>
            <w:rFonts w:ascii="Cambria" w:hAnsi="Cambria" w:eastAsia="Cambria" w:cs="Cambria"/>
            <w:color w:val="000000" w:themeColor="text1" w:themeTint="FF" w:themeShade="FF"/>
            <w:sz w:val="24"/>
            <w:szCs w:val="24"/>
          </w:rPr>
          <w:delText xml:space="preserve">       </w:delText>
        </w:r>
        <w:r w:rsidRPr="7125B0E1" w:rsidDel="007D4B80">
          <w:rPr>
            <w:rFonts w:ascii="Cambria" w:hAnsi="Cambria" w:eastAsia="Cambria" w:cs="Cambria"/>
            <w:color w:val="000000" w:themeColor="text1" w:themeTint="FF" w:themeShade="FF"/>
            <w:sz w:val="24"/>
            <w:szCs w:val="24"/>
          </w:rPr>
          <w:delText xml:space="preserve">"Select", </w:delText>
        </w:r>
        <w:r w:rsidRPr="7125B0E1" w:rsidDel="007D4B80">
          <w:rPr>
            <w:rFonts w:ascii="Cambria" w:hAnsi="Cambria" w:eastAsia="Cambria" w:cs="Cambria"/>
            <w:color w:val="000000" w:themeColor="text1" w:themeTint="FF" w:themeShade="FF"/>
            <w:sz w:val="24"/>
            <w:szCs w:val="24"/>
          </w:rPr>
          <w:delText>5,</w:delText>
        </w:r>
        <w:r w:rsidRPr="7125B0E1" w:rsidDel="007D4B80">
          <w:rPr>
            <w:rFonts w:ascii="Cambria" w:hAnsi="Cambria" w:eastAsia="Cambria" w:cs="Cambria"/>
            <w:color w:val="000000" w:themeColor="text1" w:themeTint="FF" w:themeShade="FF"/>
            <w:sz w:val="24"/>
            <w:szCs w:val="24"/>
          </w:rPr>
          <w:delText xml:space="preserve"> </w:delText>
        </w:r>
        <w:r w:rsidRPr="7125B0E1" w:rsidDel="007D4B80">
          <w:rPr>
            <w:rFonts w:ascii="Cambria" w:hAnsi="Cambria" w:eastAsia="Cambria" w:cs="Cambria"/>
            <w:color w:val="000000" w:themeColor="text1" w:themeTint="FF" w:themeShade="FF"/>
            <w:sz w:val="24"/>
            <w:szCs w:val="24"/>
          </w:rPr>
          <w:delText>5.0</w:delText>
        </w:r>
      </w:del>
    </w:p>
    <w:p w:rsidRPr="006324FA" w:rsidR="007D4B80" w:rsidP="007D4B80" w:rsidRDefault="007D4B80" w14:paraId="129B7F76" w14:textId="77777777">
      <w:pPr>
        <w:pStyle w:val="ListParagraph"/>
        <w:ind w:left="1440"/>
        <w:rPr>
          <w:del w:author="Chandana, Mahesh" w:date="2022-04-03T18:07:12.555Z" w:id="848749724"/>
          <w:rFonts w:ascii="Cambria" w:hAnsi="Cambria" w:eastAsia="Cambria" w:cs="Cambria"/>
          <w:color w:val="000000" w:themeColor="text1"/>
          <w:sz w:val="24"/>
          <w:szCs w:val="24"/>
        </w:rPr>
      </w:pPr>
      <w:del w:author="Chandana, Mahesh" w:date="2022-04-03T18:07:12.555Z" w:id="159573200">
        <w:r w:rsidRPr="7125B0E1" w:rsidDel="007D4B80">
          <w:rPr>
            <w:rFonts w:ascii="Cambria" w:hAnsi="Cambria" w:eastAsia="Cambria" w:cs="Cambria"/>
            <w:color w:val="000000" w:themeColor="text1" w:themeTint="FF" w:themeShade="FF"/>
            <w:sz w:val="24"/>
            <w:szCs w:val="24"/>
          </w:rPr>
          <w:delText xml:space="preserve">      ]</w:delText>
        </w:r>
      </w:del>
    </w:p>
    <w:p w:rsidRPr="006324FA" w:rsidR="007D4B80" w:rsidP="007D4B80" w:rsidRDefault="007D4B80" w14:paraId="72759812" w14:textId="77777777">
      <w:pPr>
        <w:pStyle w:val="ListParagraph"/>
        <w:ind w:left="1440"/>
        <w:rPr>
          <w:del w:author="Chandana, Mahesh" w:date="2022-04-03T18:07:12.555Z" w:id="123445532"/>
          <w:rFonts w:ascii="Cambria" w:hAnsi="Cambria" w:eastAsia="Cambria" w:cs="Cambria"/>
          <w:color w:val="000000" w:themeColor="text1"/>
          <w:sz w:val="24"/>
          <w:szCs w:val="24"/>
        </w:rPr>
      </w:pPr>
      <w:del w:author="Chandana, Mahesh" w:date="2022-04-03T18:07:12.555Z" w:id="347683255">
        <w:r w:rsidRPr="7125B0E1" w:rsidDel="007D4B80">
          <w:rPr>
            <w:rFonts w:ascii="Cambria" w:hAnsi="Cambria" w:eastAsia="Cambria" w:cs="Cambria"/>
            <w:color w:val="000000" w:themeColor="text1" w:themeTint="FF" w:themeShade="FF"/>
            <w:sz w:val="24"/>
            <w:szCs w:val="24"/>
          </w:rPr>
          <w:delText xml:space="preserve">    },</w:delText>
        </w:r>
      </w:del>
    </w:p>
    <w:p w:rsidRPr="006324FA" w:rsidR="007D4B80" w:rsidP="007D4B80" w:rsidRDefault="007D4B80" w14:paraId="2457F250" w14:textId="77777777">
      <w:pPr>
        <w:pStyle w:val="ListParagraph"/>
        <w:ind w:left="1440"/>
        <w:rPr>
          <w:del w:author="Chandana, Mahesh" w:date="2022-04-03T18:07:12.555Z" w:id="1137937307"/>
          <w:rFonts w:ascii="Cambria" w:hAnsi="Cambria" w:eastAsia="Cambria" w:cs="Cambria"/>
          <w:color w:val="000000" w:themeColor="text1"/>
          <w:sz w:val="24"/>
          <w:szCs w:val="24"/>
        </w:rPr>
      </w:pPr>
      <w:del w:author="Chandana, Mahesh" w:date="2022-04-03T18:07:12.555Z" w:id="150476415">
        <w:r w:rsidRPr="7125B0E1" w:rsidDel="007D4B80">
          <w:rPr>
            <w:rFonts w:ascii="Cambria" w:hAnsi="Cambria" w:eastAsia="Cambria" w:cs="Cambria"/>
            <w:color w:val="000000" w:themeColor="text1" w:themeTint="FF" w:themeShade="FF"/>
            <w:sz w:val="24"/>
            <w:szCs w:val="24"/>
          </w:rPr>
          <w:delText xml:space="preserve">    {</w:delText>
        </w:r>
      </w:del>
    </w:p>
    <w:p w:rsidRPr="006324FA" w:rsidR="007D4B80" w:rsidP="007D4B80" w:rsidRDefault="007D4B80" w14:paraId="5CF79FA2" w14:textId="77777777">
      <w:pPr>
        <w:pStyle w:val="ListParagraph"/>
        <w:ind w:left="1440"/>
        <w:rPr>
          <w:del w:author="Chandana, Mahesh" w:date="2022-04-03T18:07:12.555Z" w:id="71049746"/>
          <w:rFonts w:ascii="Cambria" w:hAnsi="Cambria" w:eastAsia="Cambria" w:cs="Cambria"/>
          <w:color w:val="000000" w:themeColor="text1"/>
          <w:sz w:val="24"/>
          <w:szCs w:val="24"/>
        </w:rPr>
      </w:pPr>
      <w:del w:author="Chandana, Mahesh" w:date="2022-04-03T18:07:12.555Z" w:id="2028498659">
        <w:r w:rsidRPr="7125B0E1" w:rsidDel="007D4B80">
          <w:rPr>
            <w:rFonts w:ascii="Cambria" w:hAnsi="Cambria" w:eastAsia="Cambria" w:cs="Cambria"/>
            <w:color w:val="000000" w:themeColor="text1" w:themeTint="FF" w:themeShade="FF"/>
            <w:sz w:val="24"/>
            <w:szCs w:val="24"/>
          </w:rPr>
          <w:delText xml:space="preserve">      "id": "cb-25578-4-86",</w:delText>
        </w:r>
      </w:del>
    </w:p>
    <w:p w:rsidRPr="006324FA" w:rsidR="007D4B80" w:rsidP="007D4B80" w:rsidRDefault="007D4B80" w14:paraId="22B3E903" w14:textId="77777777">
      <w:pPr>
        <w:pStyle w:val="ListParagraph"/>
        <w:ind w:left="1440"/>
        <w:rPr>
          <w:del w:author="Chandana, Mahesh" w:date="2022-04-03T18:07:12.555Z" w:id="969254552"/>
          <w:rFonts w:ascii="Cambria" w:hAnsi="Cambria" w:eastAsia="Cambria" w:cs="Cambria"/>
          <w:color w:val="000000" w:themeColor="text1"/>
          <w:sz w:val="24"/>
          <w:szCs w:val="24"/>
        </w:rPr>
      </w:pPr>
      <w:del w:author="Chandana, Mahesh" w:date="2022-04-03T18:07:12.555Z" w:id="1472129666">
        <w:r w:rsidRPr="7125B0E1" w:rsidDel="007D4B80">
          <w:rPr>
            <w:rFonts w:ascii="Cambria" w:hAnsi="Cambria" w:eastAsia="Cambria" w:cs="Cambria"/>
            <w:color w:val="000000" w:themeColor="text1" w:themeTint="FF" w:themeShade="FF"/>
            <w:sz w:val="24"/>
            <w:szCs w:val="24"/>
          </w:rPr>
          <w:delText xml:space="preserve">      "index": 1,</w:delText>
        </w:r>
      </w:del>
    </w:p>
    <w:p w:rsidRPr="006324FA" w:rsidR="007D4B80" w:rsidP="007D4B80" w:rsidRDefault="007D4B80" w14:paraId="6AFEE5CA" w14:textId="77777777">
      <w:pPr>
        <w:pStyle w:val="ListParagraph"/>
        <w:ind w:left="1440"/>
        <w:rPr>
          <w:del w:author="Chandana, Mahesh" w:date="2022-04-03T18:07:12.554Z" w:id="1956293697"/>
          <w:rFonts w:ascii="Cambria" w:hAnsi="Cambria" w:eastAsia="Cambria" w:cs="Cambria"/>
          <w:color w:val="000000" w:themeColor="text1"/>
          <w:sz w:val="24"/>
          <w:szCs w:val="24"/>
        </w:rPr>
      </w:pPr>
      <w:del w:author="Chandana, Mahesh" w:date="2022-04-03T18:07:12.555Z" w:id="1934726839">
        <w:r w:rsidRPr="7125B0E1" w:rsidDel="007D4B80">
          <w:rPr>
            <w:rFonts w:ascii="Cambria" w:hAnsi="Cambria" w:eastAsia="Cambria" w:cs="Cambria"/>
            <w:color w:val="000000" w:themeColor="text1" w:themeTint="FF" w:themeShade="FF"/>
            <w:sz w:val="24"/>
            <w:szCs w:val="24"/>
          </w:rPr>
          <w:delText xml:space="preserve">      "value": "3",</w:delText>
        </w:r>
      </w:del>
    </w:p>
    <w:p w:rsidRPr="006324FA" w:rsidR="007D4B80" w:rsidP="007D4B80" w:rsidRDefault="007D4B80" w14:paraId="6EA03473" w14:textId="0053D6F4">
      <w:pPr>
        <w:pStyle w:val="ListParagraph"/>
        <w:ind w:left="1440"/>
        <w:rPr>
          <w:del w:author="Chandana, Mahesh" w:date="2022-04-03T18:07:12.554Z" w:id="894690658"/>
          <w:rFonts w:ascii="Cambria" w:hAnsi="Cambria" w:eastAsia="Cambria" w:cs="Cambria"/>
          <w:color w:val="000000" w:themeColor="text1"/>
          <w:sz w:val="24"/>
          <w:szCs w:val="24"/>
        </w:rPr>
      </w:pPr>
      <w:del w:author="Chandana, Mahesh" w:date="2022-04-03T18:07:12.554Z" w:id="2071683019">
        <w:r w:rsidRPr="7125B0E1" w:rsidDel="007D4B80">
          <w:rPr>
            <w:rFonts w:ascii="Cambria" w:hAnsi="Cambria" w:eastAsia="Cambria" w:cs="Cambria"/>
            <w:color w:val="000000" w:themeColor="text1" w:themeTint="FF" w:themeShade="FF"/>
            <w:sz w:val="24"/>
            <w:szCs w:val="24"/>
          </w:rPr>
          <w:delText xml:space="preserve">      "</w:delText>
        </w:r>
        <w:r w:rsidRPr="7125B0E1" w:rsidDel="007D4B80">
          <w:rPr>
            <w:rFonts w:ascii="Cambria" w:hAnsi="Cambria" w:eastAsia="Cambria" w:cs="Cambria"/>
            <w:color w:val="000000" w:themeColor="text1" w:themeTint="FF" w:themeShade="FF"/>
            <w:sz w:val="24"/>
            <w:szCs w:val="24"/>
          </w:rPr>
          <w:delText>responseName</w:delText>
        </w:r>
        <w:r w:rsidRPr="7125B0E1" w:rsidDel="007D4B80">
          <w:rPr>
            <w:rFonts w:ascii="Cambria" w:hAnsi="Cambria" w:eastAsia="Cambria" w:cs="Cambria"/>
            <w:color w:val="000000" w:themeColor="text1" w:themeTint="FF" w:themeShade="FF"/>
            <w:sz w:val="24"/>
            <w:szCs w:val="24"/>
          </w:rPr>
          <w:delText>": "Response 2",</w:delText>
        </w:r>
      </w:del>
    </w:p>
    <w:p w:rsidRPr="00E26296" w:rsidR="007D4B80" w:rsidP="007D4B80" w:rsidRDefault="007D4B80" w14:paraId="0CA57081" w14:textId="5C24620C">
      <w:pPr>
        <w:pStyle w:val="ListParagraph"/>
        <w:ind w:left="1440"/>
        <w:rPr>
          <w:del w:author="Chandana, Mahesh" w:date="2022-04-03T18:07:12.554Z" w:id="689149958"/>
          <w:rFonts w:ascii="Cambria" w:hAnsi="Cambria" w:eastAsia="Cambria" w:cs="Cambria"/>
          <w:color w:val="000000" w:themeColor="text1"/>
          <w:sz w:val="24"/>
          <w:szCs w:val="24"/>
        </w:rPr>
      </w:pPr>
      <w:del w:author="Chandana, Mahesh" w:date="2022-04-03T18:07:12.554Z" w:id="1487739330">
        <w:r w:rsidRPr="7125B0E1" w:rsidDel="007D4B80">
          <w:rPr>
            <w:rFonts w:ascii="Cambria" w:hAnsi="Cambria" w:eastAsia="Cambria" w:cs="Cambria"/>
            <w:color w:val="000000" w:themeColor="text1" w:themeTint="FF" w:themeShade="FF"/>
            <w:sz w:val="24"/>
            <w:szCs w:val="24"/>
          </w:rPr>
          <w:delText xml:space="preserve">   </w:delText>
        </w:r>
        <w:r w:rsidRPr="7125B0E1" w:rsidDel="007D4B80">
          <w:rPr>
            <w:rFonts w:ascii="Cambria" w:hAnsi="Cambria" w:eastAsia="Cambria" w:cs="Cambria"/>
            <w:color w:val="000000" w:themeColor="text1" w:themeTint="FF" w:themeShade="FF"/>
            <w:sz w:val="24"/>
            <w:szCs w:val="24"/>
          </w:rPr>
          <w:delText>   "</w:delText>
        </w:r>
        <w:r w:rsidRPr="7125B0E1" w:rsidDel="007D4B80">
          <w:rPr>
            <w:rFonts w:ascii="Cambria" w:hAnsi="Cambria" w:eastAsia="Cambria" w:cs="Cambria"/>
            <w:color w:val="000000" w:themeColor="text1" w:themeTint="FF" w:themeShade="FF"/>
            <w:sz w:val="24"/>
            <w:szCs w:val="24"/>
          </w:rPr>
          <w:delText>defaultValue</w:delText>
        </w:r>
        <w:r w:rsidRPr="7125B0E1" w:rsidDel="007D4B80">
          <w:rPr>
            <w:rFonts w:ascii="Cambria" w:hAnsi="Cambria" w:eastAsia="Cambria" w:cs="Cambria"/>
            <w:color w:val="000000" w:themeColor="text1" w:themeTint="FF" w:themeShade="FF"/>
            <w:sz w:val="24"/>
            <w:szCs w:val="24"/>
          </w:rPr>
          <w:delText>": "", </w:delText>
        </w:r>
      </w:del>
    </w:p>
    <w:p w:rsidRPr="006324FA" w:rsidR="007D4B80" w:rsidP="007D4B80" w:rsidRDefault="007D4B80" w14:paraId="155B4340" w14:textId="77777777">
      <w:pPr>
        <w:pStyle w:val="ListParagraph"/>
        <w:ind w:left="1440"/>
        <w:rPr>
          <w:del w:author="Chandana, Mahesh" w:date="2022-04-03T18:07:12.554Z" w:id="1904849423"/>
          <w:rFonts w:ascii="Cambria" w:hAnsi="Cambria" w:eastAsia="Cambria" w:cs="Cambria"/>
          <w:color w:val="000000" w:themeColor="text1"/>
          <w:sz w:val="24"/>
          <w:szCs w:val="24"/>
        </w:rPr>
      </w:pPr>
      <w:del w:author="Chandana, Mahesh" w:date="2022-04-03T18:07:12.554Z" w:id="958509646">
        <w:r w:rsidRPr="7125B0E1" w:rsidDel="007D4B80">
          <w:rPr>
            <w:rFonts w:ascii="Cambria" w:hAnsi="Cambria" w:eastAsia="Cambria" w:cs="Cambria"/>
            <w:color w:val="000000" w:themeColor="text1" w:themeTint="FF" w:themeShade="FF"/>
            <w:sz w:val="24"/>
            <w:szCs w:val="24"/>
          </w:rPr>
          <w:delText xml:space="preserve">      "correctResponse": "3",</w:delText>
        </w:r>
      </w:del>
    </w:p>
    <w:p w:rsidRPr="006324FA" w:rsidR="007D4B80" w:rsidP="007D4B80" w:rsidRDefault="007D4B80" w14:paraId="692FAACA" w14:textId="24FD18B1">
      <w:pPr>
        <w:pStyle w:val="ListParagraph"/>
        <w:ind w:left="1440"/>
        <w:rPr>
          <w:del w:author="Chandana, Mahesh" w:date="2022-04-03T18:07:12.553Z" w:id="923107285"/>
          <w:rFonts w:ascii="Cambria" w:hAnsi="Cambria" w:eastAsia="Cambria" w:cs="Cambria"/>
          <w:color w:val="000000" w:themeColor="text1"/>
          <w:sz w:val="24"/>
          <w:szCs w:val="24"/>
        </w:rPr>
      </w:pPr>
      <w:del w:author="Chandana, Mahesh" w:date="2022-04-03T18:07:12.554Z" w:id="1067948664">
        <w:r w:rsidRPr="7125B0E1" w:rsidDel="007D4B80">
          <w:rPr>
            <w:rFonts w:ascii="Cambria" w:hAnsi="Cambria" w:eastAsia="Cambria" w:cs="Cambria"/>
            <w:color w:val="000000" w:themeColor="text1" w:themeTint="FF" w:themeShade="FF"/>
            <w:sz w:val="24"/>
            <w:szCs w:val="24"/>
          </w:rPr>
          <w:delText xml:space="preserve">      "</w:delText>
        </w:r>
        <w:r w:rsidRPr="7125B0E1" w:rsidDel="007D4B80">
          <w:rPr>
            <w:rFonts w:ascii="Cambria" w:hAnsi="Cambria" w:eastAsia="Cambria" w:cs="Cambria"/>
            <w:color w:val="000000" w:themeColor="text1" w:themeTint="FF" w:themeShade="FF"/>
            <w:sz w:val="24"/>
            <w:szCs w:val="24"/>
          </w:rPr>
          <w:delText xml:space="preserve"> </w:delText>
        </w:r>
        <w:r w:rsidRPr="7125B0E1" w:rsidDel="007D4B80">
          <w:rPr>
            <w:rFonts w:ascii="Cambria" w:hAnsi="Cambria" w:eastAsia="Cambria" w:cs="Cambria"/>
            <w:color w:val="000000" w:themeColor="text1" w:themeTint="FF" w:themeShade="FF"/>
            <w:sz w:val="24"/>
            <w:szCs w:val="24"/>
          </w:rPr>
          <w:delText>optionTags</w:delText>
        </w:r>
        <w:r w:rsidRPr="7125B0E1" w:rsidDel="007D4B80">
          <w:rPr>
            <w:rFonts w:ascii="Cambria" w:hAnsi="Cambria" w:eastAsia="Cambria" w:cs="Cambria"/>
            <w:color w:val="000000" w:themeColor="text1" w:themeTint="FF" w:themeShade="FF"/>
            <w:sz w:val="24"/>
            <w:szCs w:val="24"/>
          </w:rPr>
          <w:delText xml:space="preserve"> ": [</w:delText>
        </w:r>
      </w:del>
    </w:p>
    <w:p w:rsidRPr="006324FA" w:rsidR="007D4B80" w:rsidP="007D4B80" w:rsidRDefault="007D4B80" w14:paraId="64B7FE98" w14:textId="404BC6E7">
      <w:pPr>
        <w:pStyle w:val="ListParagraph"/>
        <w:ind w:left="1440"/>
        <w:rPr>
          <w:del w:author="Chandana, Mahesh" w:date="2022-04-03T18:07:12.553Z" w:id="201546013"/>
          <w:rFonts w:ascii="Cambria" w:hAnsi="Cambria" w:eastAsia="Cambria" w:cs="Cambria"/>
          <w:color w:val="000000" w:themeColor="text1"/>
          <w:sz w:val="24"/>
          <w:szCs w:val="24"/>
        </w:rPr>
      </w:pPr>
      <w:del w:author="Chandana, Mahesh" w:date="2022-04-03T18:07:12.553Z" w:id="1560572993">
        <w:r w:rsidRPr="7125B0E1" w:rsidDel="007D4B80">
          <w:rPr>
            <w:rFonts w:ascii="Cambria" w:hAnsi="Cambria" w:eastAsia="Cambria" w:cs="Cambria"/>
            <w:color w:val="000000" w:themeColor="text1" w:themeTint="FF" w:themeShade="FF"/>
            <w:sz w:val="24"/>
            <w:szCs w:val="24"/>
          </w:rPr>
          <w:delText xml:space="preserve">     </w:delText>
        </w:r>
        <w:r w:rsidRPr="7125B0E1" w:rsidDel="007D4B80">
          <w:rPr>
            <w:rFonts w:ascii="Cambria" w:hAnsi="Cambria" w:eastAsia="Cambria" w:cs="Cambria"/>
            <w:color w:val="000000" w:themeColor="text1" w:themeTint="FF" w:themeShade="FF"/>
            <w:sz w:val="24"/>
            <w:szCs w:val="24"/>
          </w:rPr>
          <w:delText xml:space="preserve">"Select", </w:delText>
        </w:r>
        <w:r w:rsidRPr="7125B0E1" w:rsidDel="007D4B80">
          <w:rPr>
            <w:rFonts w:ascii="Cambria" w:hAnsi="Cambria" w:eastAsia="Cambria" w:cs="Cambria"/>
            <w:color w:val="000000" w:themeColor="text1" w:themeTint="FF" w:themeShade="FF"/>
            <w:sz w:val="24"/>
            <w:szCs w:val="24"/>
          </w:rPr>
          <w:delText>"three"</w:delText>
        </w:r>
        <w:r w:rsidRPr="7125B0E1" w:rsidDel="007D4B80">
          <w:rPr>
            <w:rFonts w:ascii="Cambria" w:hAnsi="Cambria" w:eastAsia="Cambria" w:cs="Cambria"/>
            <w:color w:val="000000" w:themeColor="text1" w:themeTint="FF" w:themeShade="FF"/>
            <w:sz w:val="24"/>
            <w:szCs w:val="24"/>
          </w:rPr>
          <w:delText>, 3.0, 3</w:delText>
        </w:r>
      </w:del>
    </w:p>
    <w:p w:rsidRPr="006324FA" w:rsidR="007D4B80" w:rsidP="007D4B80" w:rsidRDefault="007D4B80" w14:paraId="01AEE6B0" w14:textId="77777777">
      <w:pPr>
        <w:pStyle w:val="ListParagraph"/>
        <w:ind w:left="1440"/>
        <w:rPr>
          <w:del w:author="Chandana, Mahesh" w:date="2022-04-03T18:07:12.553Z" w:id="7149932"/>
          <w:rFonts w:ascii="Cambria" w:hAnsi="Cambria" w:eastAsia="Cambria" w:cs="Cambria"/>
          <w:color w:val="000000" w:themeColor="text1"/>
          <w:sz w:val="24"/>
          <w:szCs w:val="24"/>
        </w:rPr>
      </w:pPr>
      <w:del w:author="Chandana, Mahesh" w:date="2022-04-03T18:07:12.553Z" w:id="696811792">
        <w:r w:rsidRPr="7125B0E1" w:rsidDel="007D4B80">
          <w:rPr>
            <w:rFonts w:ascii="Cambria" w:hAnsi="Cambria" w:eastAsia="Cambria" w:cs="Cambria"/>
            <w:color w:val="000000" w:themeColor="text1" w:themeTint="FF" w:themeShade="FF"/>
            <w:sz w:val="24"/>
            <w:szCs w:val="24"/>
          </w:rPr>
          <w:delText xml:space="preserve">      ]</w:delText>
        </w:r>
      </w:del>
    </w:p>
    <w:p w:rsidRPr="006324FA" w:rsidR="007D4B80" w:rsidP="007D4B80" w:rsidRDefault="007D4B80" w14:paraId="2DD49CC5" w14:textId="77777777">
      <w:pPr>
        <w:pStyle w:val="ListParagraph"/>
        <w:ind w:left="1440"/>
        <w:rPr>
          <w:del w:author="Chandana, Mahesh" w:date="2022-04-03T18:07:12.553Z" w:id="181768604"/>
          <w:rFonts w:ascii="Cambria" w:hAnsi="Cambria" w:eastAsia="Cambria" w:cs="Cambria"/>
          <w:color w:val="000000" w:themeColor="text1"/>
          <w:sz w:val="24"/>
          <w:szCs w:val="24"/>
        </w:rPr>
      </w:pPr>
      <w:del w:author="Chandana, Mahesh" w:date="2022-04-03T18:07:12.553Z" w:id="302098402">
        <w:r w:rsidRPr="7125B0E1" w:rsidDel="007D4B80">
          <w:rPr>
            <w:rFonts w:ascii="Cambria" w:hAnsi="Cambria" w:eastAsia="Cambria" w:cs="Cambria"/>
            <w:color w:val="000000" w:themeColor="text1" w:themeTint="FF" w:themeShade="FF"/>
            <w:sz w:val="24"/>
            <w:szCs w:val="24"/>
          </w:rPr>
          <w:delText xml:space="preserve">    },</w:delText>
        </w:r>
      </w:del>
    </w:p>
    <w:p w:rsidRPr="00E26296" w:rsidR="00E26296" w:rsidP="7125B0E1" w:rsidRDefault="00E26296" w14:paraId="3FEF4AE2" w14:textId="3BF61B79">
      <w:pPr>
        <w:pStyle w:val="ListParagraph"/>
        <w:ind w:left="1440"/>
        <w:rPr>
          <w:ins w:author="Chandana, Mahesh" w:date="2022-04-03T18:07:13.109Z" w:id="104788756"/>
          <w:rFonts w:ascii="Cambria" w:hAnsi="Cambria" w:eastAsia="Cambria" w:cs="Cambria"/>
          <w:color w:val="000000" w:themeColor="text1" w:themeTint="FF" w:themeShade="FF"/>
          <w:sz w:val="24"/>
          <w:szCs w:val="24"/>
        </w:rPr>
      </w:pPr>
      <w:del w:author="Chandana, Mahesh" w:date="2022-04-03T18:07:12.552Z" w:id="50687166">
        <w:r w:rsidRPr="7125B0E1" w:rsidDel="00E26296">
          <w:rPr>
            <w:rFonts w:ascii="Cambria" w:hAnsi="Cambria" w:eastAsia="Cambria" w:cs="Cambria"/>
            <w:color w:val="000000" w:themeColor="text1" w:themeTint="FF" w:themeShade="FF"/>
            <w:sz w:val="24"/>
            <w:szCs w:val="24"/>
          </w:rPr>
          <w:delText>    ]</w:delText>
        </w:r>
      </w:del>
      <w:ins w:author="Chandana, Mahesh" w:date="2022-04-03T18:07:13.109Z" w:id="568800809">
        <w:r w:rsidRPr="7125B0E1" w:rsidR="7125B0E1">
          <w:rPr>
            <w:rFonts w:ascii="Cambria" w:hAnsi="Cambria" w:eastAsia="Cambria" w:cs="Cambria"/>
            <w:color w:val="000000" w:themeColor="text1" w:themeTint="FF" w:themeShade="FF"/>
            <w:sz w:val="24"/>
            <w:szCs w:val="24"/>
          </w:rPr>
          <w:t xml:space="preserve"> "optionList": [</w:t>
        </w:r>
      </w:ins>
    </w:p>
    <w:p w:rsidRPr="00E26296" w:rsidR="00E26296" w:rsidP="7125B0E1" w:rsidRDefault="00E26296" w14:paraId="0E491C04" w14:textId="1A881E9F">
      <w:pPr>
        <w:pStyle w:val="ListParagraph"/>
        <w:ind w:left="1440"/>
        <w:rPr>
          <w:ins w:author="Chandana, Mahesh" w:date="2022-04-03T18:07:13.109Z" w:id="79897557"/>
          <w:rFonts w:ascii="Cambria" w:hAnsi="Cambria" w:eastAsia="Cambria" w:cs="Cambria"/>
          <w:color w:val="000000" w:themeColor="text1" w:themeTint="FF" w:themeShade="FF"/>
          <w:sz w:val="24"/>
          <w:szCs w:val="24"/>
        </w:rPr>
        <w:pPrChange w:author="Chandana, Mahesh" w:date="2022-04-03T18:07:13.13Z" w:id="787685413">
          <w:pPr/>
        </w:pPrChange>
      </w:pPr>
      <w:ins w:author="Chandana, Mahesh" w:date="2022-04-03T18:07:13.109Z" w:id="1412366189">
        <w:r w:rsidRPr="7125B0E1" w:rsidR="7125B0E1">
          <w:rPr>
            <w:rFonts w:ascii="Cambria" w:hAnsi="Cambria" w:eastAsia="Cambria" w:cs="Cambria"/>
            <w:color w:val="000000" w:themeColor="text1" w:themeTint="FF" w:themeShade="FF"/>
            <w:sz w:val="24"/>
            <w:szCs w:val="24"/>
          </w:rPr>
          <w:t xml:space="preserve">        {</w:t>
        </w:r>
      </w:ins>
    </w:p>
    <w:p w:rsidRPr="00E26296" w:rsidR="00E26296" w:rsidP="7125B0E1" w:rsidRDefault="00E26296" w14:paraId="3B573910" w14:textId="00025037">
      <w:pPr>
        <w:pStyle w:val="ListParagraph"/>
        <w:ind w:left="1440"/>
        <w:rPr>
          <w:ins w:author="Chandana, Mahesh" w:date="2022-04-03T18:07:13.109Z" w:id="1677633053"/>
          <w:rFonts w:ascii="Cambria" w:hAnsi="Cambria" w:eastAsia="Cambria" w:cs="Cambria"/>
          <w:color w:val="000000" w:themeColor="text1" w:themeTint="FF" w:themeShade="FF"/>
          <w:sz w:val="24"/>
          <w:szCs w:val="24"/>
        </w:rPr>
        <w:pPrChange w:author="Chandana, Mahesh" w:date="2022-04-03T18:07:13.13Z" w:id="1834885462">
          <w:pPr/>
        </w:pPrChange>
      </w:pPr>
      <w:ins w:author="Chandana, Mahesh" w:date="2022-04-03T18:07:13.109Z" w:id="1446636329">
        <w:r w:rsidRPr="7125B0E1" w:rsidR="7125B0E1">
          <w:rPr>
            <w:rFonts w:ascii="Cambria" w:hAnsi="Cambria" w:eastAsia="Cambria" w:cs="Cambria"/>
            <w:color w:val="000000" w:themeColor="text1" w:themeTint="FF" w:themeShade="FF"/>
            <w:sz w:val="24"/>
            <w:szCs w:val="24"/>
          </w:rPr>
          <w:t xml:space="preserve">            "id": "cke-ead42409ce41a08d5f42e21336e2b7g82",</w:t>
        </w:r>
      </w:ins>
    </w:p>
    <w:p w:rsidRPr="00E26296" w:rsidR="00E26296" w:rsidP="7125B0E1" w:rsidRDefault="00E26296" w14:paraId="2FE4123F" w14:textId="157A7303">
      <w:pPr>
        <w:pStyle w:val="ListParagraph"/>
        <w:ind w:left="1440"/>
        <w:rPr>
          <w:ins w:author="Chandana, Mahesh" w:date="2022-04-03T18:07:13.109Z" w:id="848703025"/>
          <w:rFonts w:ascii="Cambria" w:hAnsi="Cambria" w:eastAsia="Cambria" w:cs="Cambria"/>
          <w:color w:val="000000" w:themeColor="text1" w:themeTint="FF" w:themeShade="FF"/>
          <w:sz w:val="24"/>
          <w:szCs w:val="24"/>
        </w:rPr>
        <w:pPrChange w:author="Chandana, Mahesh" w:date="2022-04-03T18:07:13.131Z" w:id="1779231516">
          <w:pPr/>
        </w:pPrChange>
      </w:pPr>
      <w:ins w:author="Chandana, Mahesh" w:date="2022-04-03T18:07:13.109Z" w:id="993638724">
        <w:r w:rsidRPr="7125B0E1" w:rsidR="7125B0E1">
          <w:rPr>
            <w:rFonts w:ascii="Cambria" w:hAnsi="Cambria" w:eastAsia="Cambria" w:cs="Cambria"/>
            <w:color w:val="000000" w:themeColor="text1" w:themeTint="FF" w:themeShade="FF"/>
            <w:sz w:val="24"/>
            <w:szCs w:val="24"/>
          </w:rPr>
          <w:t xml:space="preserve">            "index": 0,</w:t>
        </w:r>
      </w:ins>
    </w:p>
    <w:p w:rsidRPr="00E26296" w:rsidR="00E26296" w:rsidP="7125B0E1" w:rsidRDefault="00E26296" w14:paraId="14D9A741" w14:textId="7BB306D8">
      <w:pPr>
        <w:pStyle w:val="ListParagraph"/>
        <w:ind w:left="1440"/>
        <w:rPr>
          <w:ins w:author="Chandana, Mahesh" w:date="2022-04-03T18:07:13.11Z" w:id="923493343"/>
          <w:rFonts w:ascii="Cambria" w:hAnsi="Cambria" w:eastAsia="Cambria" w:cs="Cambria"/>
          <w:color w:val="000000" w:themeColor="text1" w:themeTint="FF" w:themeShade="FF"/>
          <w:sz w:val="24"/>
          <w:szCs w:val="24"/>
        </w:rPr>
        <w:pPrChange w:author="Chandana, Mahesh" w:date="2022-04-03T18:07:13.131Z" w:id="603791485">
          <w:pPr/>
        </w:pPrChange>
      </w:pPr>
      <w:ins w:author="Chandana, Mahesh" w:date="2022-04-03T18:07:13.11Z" w:id="1011619554">
        <w:r w:rsidRPr="7125B0E1" w:rsidR="7125B0E1">
          <w:rPr>
            <w:rFonts w:ascii="Cambria" w:hAnsi="Cambria" w:eastAsia="Cambria" w:cs="Cambria"/>
            <w:color w:val="000000" w:themeColor="text1" w:themeTint="FF" w:themeShade="FF"/>
            <w:sz w:val="24"/>
            <w:szCs w:val="24"/>
          </w:rPr>
          <w:t xml:space="preserve">            "optionTags": [</w:t>
        </w:r>
      </w:ins>
    </w:p>
    <w:p w:rsidRPr="00E26296" w:rsidR="00E26296" w:rsidP="7125B0E1" w:rsidRDefault="00E26296" w14:paraId="395CD57A" w14:textId="2B2328C2">
      <w:pPr>
        <w:pStyle w:val="ListParagraph"/>
        <w:ind w:left="1440"/>
        <w:rPr>
          <w:ins w:author="Chandana, Mahesh" w:date="2022-04-03T18:07:13.11Z" w:id="1659336144"/>
          <w:rFonts w:ascii="Cambria" w:hAnsi="Cambria" w:eastAsia="Cambria" w:cs="Cambria"/>
          <w:color w:val="000000" w:themeColor="text1" w:themeTint="FF" w:themeShade="FF"/>
          <w:sz w:val="24"/>
          <w:szCs w:val="24"/>
        </w:rPr>
        <w:pPrChange w:author="Chandana, Mahesh" w:date="2022-04-03T18:07:13.132Z" w:id="790927538">
          <w:pPr/>
        </w:pPrChange>
      </w:pPr>
      <w:ins w:author="Chandana, Mahesh" w:date="2022-04-03T18:07:13.11Z" w:id="1606586012">
        <w:r w:rsidRPr="7125B0E1" w:rsidR="7125B0E1">
          <w:rPr>
            <w:rFonts w:ascii="Cambria" w:hAnsi="Cambria" w:eastAsia="Cambria" w:cs="Cambria"/>
            <w:color w:val="000000" w:themeColor="text1" w:themeTint="FF" w:themeShade="FF"/>
            <w:sz w:val="24"/>
            <w:szCs w:val="24"/>
          </w:rPr>
          <w:t xml:space="preserve">                "Select",</w:t>
        </w:r>
      </w:ins>
    </w:p>
    <w:p w:rsidRPr="00E26296" w:rsidR="00E26296" w:rsidP="7125B0E1" w:rsidRDefault="00E26296" w14:paraId="1A7FC2FE" w14:textId="6B87EE2A">
      <w:pPr>
        <w:pStyle w:val="ListParagraph"/>
        <w:ind w:left="1440"/>
        <w:rPr>
          <w:ins w:author="Chandana, Mahesh" w:date="2022-04-03T18:07:13.11Z" w:id="507381354"/>
          <w:rFonts w:ascii="Cambria" w:hAnsi="Cambria" w:eastAsia="Cambria" w:cs="Cambria"/>
          <w:color w:val="000000" w:themeColor="text1" w:themeTint="FF" w:themeShade="FF"/>
          <w:sz w:val="24"/>
          <w:szCs w:val="24"/>
        </w:rPr>
        <w:pPrChange w:author="Chandana, Mahesh" w:date="2022-04-03T18:07:13.132Z" w:id="2133474147">
          <w:pPr/>
        </w:pPrChange>
      </w:pPr>
      <w:ins w:author="Chandana, Mahesh" w:date="2022-04-03T18:07:13.11Z" w:id="2041245474">
        <w:r w:rsidRPr="7125B0E1" w:rsidR="7125B0E1">
          <w:rPr>
            <w:rFonts w:ascii="Cambria" w:hAnsi="Cambria" w:eastAsia="Cambria" w:cs="Cambria"/>
            <w:color w:val="000000" w:themeColor="text1" w:themeTint="FF" w:themeShade="FF"/>
            <w:sz w:val="24"/>
            <w:szCs w:val="24"/>
          </w:rPr>
          <w:t xml:space="preserve">                "want",</w:t>
        </w:r>
      </w:ins>
    </w:p>
    <w:p w:rsidRPr="00E26296" w:rsidR="00E26296" w:rsidP="7125B0E1" w:rsidRDefault="00E26296" w14:paraId="0C60E4CA" w14:textId="2797F0A3">
      <w:pPr>
        <w:pStyle w:val="ListParagraph"/>
        <w:ind w:left="1440"/>
        <w:rPr>
          <w:ins w:author="Chandana, Mahesh" w:date="2022-04-03T18:07:13.11Z" w:id="963159908"/>
          <w:rFonts w:ascii="Cambria" w:hAnsi="Cambria" w:eastAsia="Cambria" w:cs="Cambria"/>
          <w:color w:val="000000" w:themeColor="text1" w:themeTint="FF" w:themeShade="FF"/>
          <w:sz w:val="24"/>
          <w:szCs w:val="24"/>
        </w:rPr>
        <w:pPrChange w:author="Chandana, Mahesh" w:date="2022-04-03T18:07:13.133Z" w:id="1398359670">
          <w:pPr/>
        </w:pPrChange>
      </w:pPr>
      <w:ins w:author="Chandana, Mahesh" w:date="2022-04-03T18:07:13.11Z" w:id="1854162257">
        <w:r w:rsidRPr="7125B0E1" w:rsidR="7125B0E1">
          <w:rPr>
            <w:rFonts w:ascii="Cambria" w:hAnsi="Cambria" w:eastAsia="Cambria" w:cs="Cambria"/>
            <w:color w:val="000000" w:themeColor="text1" w:themeTint="FF" w:themeShade="FF"/>
            <w:sz w:val="24"/>
            <w:szCs w:val="24"/>
          </w:rPr>
          <w:t xml:space="preserve">                "choose",</w:t>
        </w:r>
      </w:ins>
    </w:p>
    <w:p w:rsidRPr="00E26296" w:rsidR="00E26296" w:rsidP="7125B0E1" w:rsidRDefault="00E26296" w14:paraId="350ECE83" w14:textId="031BBC27">
      <w:pPr>
        <w:pStyle w:val="ListParagraph"/>
        <w:ind w:left="1440"/>
        <w:rPr>
          <w:ins w:author="Chandana, Mahesh" w:date="2022-04-03T18:07:13.11Z" w:id="1364942530"/>
          <w:rFonts w:ascii="Cambria" w:hAnsi="Cambria" w:eastAsia="Cambria" w:cs="Cambria"/>
          <w:color w:val="000000" w:themeColor="text1" w:themeTint="FF" w:themeShade="FF"/>
          <w:sz w:val="24"/>
          <w:szCs w:val="24"/>
        </w:rPr>
        <w:pPrChange w:author="Chandana, Mahesh" w:date="2022-04-03T18:07:13.133Z" w:id="606190589">
          <w:pPr/>
        </w:pPrChange>
      </w:pPr>
      <w:ins w:author="Chandana, Mahesh" w:date="2022-04-03T18:07:13.11Z" w:id="34100898">
        <w:r w:rsidRPr="7125B0E1" w:rsidR="7125B0E1">
          <w:rPr>
            <w:rFonts w:ascii="Cambria" w:hAnsi="Cambria" w:eastAsia="Cambria" w:cs="Cambria"/>
            <w:color w:val="000000" w:themeColor="text1" w:themeTint="FF" w:themeShade="FF"/>
            <w:sz w:val="24"/>
            <w:szCs w:val="24"/>
          </w:rPr>
          <w:t xml:space="preserve">                "like",</w:t>
        </w:r>
      </w:ins>
    </w:p>
    <w:p w:rsidRPr="00E26296" w:rsidR="00E26296" w:rsidP="7125B0E1" w:rsidRDefault="00E26296" w14:paraId="11CE444F" w14:textId="4C8385AC">
      <w:pPr>
        <w:pStyle w:val="ListParagraph"/>
        <w:ind w:left="1440"/>
        <w:rPr>
          <w:ins w:author="Chandana, Mahesh" w:date="2022-04-03T18:07:13.11Z" w:id="514144198"/>
          <w:rFonts w:ascii="Cambria" w:hAnsi="Cambria" w:eastAsia="Cambria" w:cs="Cambria"/>
          <w:color w:val="000000" w:themeColor="text1" w:themeTint="FF" w:themeShade="FF"/>
          <w:sz w:val="24"/>
          <w:szCs w:val="24"/>
        </w:rPr>
        <w:pPrChange w:author="Chandana, Mahesh" w:date="2022-04-03T18:07:13.133Z" w:id="1693796041">
          <w:pPr/>
        </w:pPrChange>
      </w:pPr>
      <w:ins w:author="Chandana, Mahesh" w:date="2022-04-03T18:07:13.11Z" w:id="1662256804">
        <w:r w:rsidRPr="7125B0E1" w:rsidR="7125B0E1">
          <w:rPr>
            <w:rFonts w:ascii="Cambria" w:hAnsi="Cambria" w:eastAsia="Cambria" w:cs="Cambria"/>
            <w:color w:val="000000" w:themeColor="text1" w:themeTint="FF" w:themeShade="FF"/>
            <w:sz w:val="24"/>
            <w:szCs w:val="24"/>
          </w:rPr>
          <w:t xml:space="preserve">                ""</w:t>
        </w:r>
      </w:ins>
    </w:p>
    <w:p w:rsidRPr="00E26296" w:rsidR="00E26296" w:rsidP="7125B0E1" w:rsidRDefault="00E26296" w14:paraId="3278C78F" w14:textId="5454A5F7">
      <w:pPr>
        <w:pStyle w:val="ListParagraph"/>
        <w:ind w:left="1440"/>
        <w:rPr>
          <w:ins w:author="Chandana, Mahesh" w:date="2022-04-03T18:07:13.11Z" w:id="670350533"/>
          <w:rFonts w:ascii="Cambria" w:hAnsi="Cambria" w:eastAsia="Cambria" w:cs="Cambria"/>
          <w:color w:val="000000" w:themeColor="text1" w:themeTint="FF" w:themeShade="FF"/>
          <w:sz w:val="24"/>
          <w:szCs w:val="24"/>
        </w:rPr>
        <w:pPrChange w:author="Chandana, Mahesh" w:date="2022-04-03T18:07:13.135Z" w:id="1590928195">
          <w:pPr/>
        </w:pPrChange>
      </w:pPr>
      <w:ins w:author="Chandana, Mahesh" w:date="2022-04-03T18:07:13.11Z" w:id="1919068706">
        <w:r w:rsidRPr="7125B0E1" w:rsidR="7125B0E1">
          <w:rPr>
            <w:rFonts w:ascii="Cambria" w:hAnsi="Cambria" w:eastAsia="Cambria" w:cs="Cambria"/>
            <w:color w:val="000000" w:themeColor="text1" w:themeTint="FF" w:themeShade="FF"/>
            <w:sz w:val="24"/>
            <w:szCs w:val="24"/>
          </w:rPr>
          <w:t xml:space="preserve">            ],</w:t>
        </w:r>
      </w:ins>
    </w:p>
    <w:p w:rsidRPr="00E26296" w:rsidR="00E26296" w:rsidP="7125B0E1" w:rsidRDefault="00E26296" w14:paraId="50DE765C" w14:textId="47650851">
      <w:pPr>
        <w:pStyle w:val="ListParagraph"/>
        <w:ind w:left="1440"/>
        <w:rPr>
          <w:ins w:author="Chandana, Mahesh" w:date="2022-04-03T18:07:13.112Z" w:id="191797496"/>
          <w:rFonts w:ascii="Cambria" w:hAnsi="Cambria" w:eastAsia="Cambria" w:cs="Cambria"/>
          <w:color w:val="000000" w:themeColor="text1" w:themeTint="FF" w:themeShade="FF"/>
          <w:sz w:val="24"/>
          <w:szCs w:val="24"/>
        </w:rPr>
        <w:pPrChange w:author="Chandana, Mahesh" w:date="2022-04-03T18:07:13.135Z" w:id="2134384896">
          <w:pPr/>
        </w:pPrChange>
      </w:pPr>
      <w:ins w:author="Chandana, Mahesh" w:date="2022-04-03T18:07:13.112Z" w:id="765135055">
        <w:r w:rsidRPr="7125B0E1" w:rsidR="7125B0E1">
          <w:rPr>
            <w:rFonts w:ascii="Cambria" w:hAnsi="Cambria" w:eastAsia="Cambria" w:cs="Cambria"/>
            <w:color w:val="000000" w:themeColor="text1" w:themeTint="FF" w:themeShade="FF"/>
            <w:sz w:val="24"/>
            <w:szCs w:val="24"/>
          </w:rPr>
          <w:t xml:space="preserve">            "defaultValue": "Select",</w:t>
        </w:r>
      </w:ins>
    </w:p>
    <w:p w:rsidRPr="00E26296" w:rsidR="00E26296" w:rsidP="7125B0E1" w:rsidRDefault="00E26296" w14:paraId="04CA142A" w14:textId="3C372BC1">
      <w:pPr>
        <w:pStyle w:val="ListParagraph"/>
        <w:ind w:left="1440"/>
        <w:rPr>
          <w:ins w:author="Chandana, Mahesh" w:date="2022-04-03T18:07:13.112Z" w:id="1436453666"/>
          <w:rFonts w:ascii="Cambria" w:hAnsi="Cambria" w:eastAsia="Cambria" w:cs="Cambria"/>
          <w:color w:val="000000" w:themeColor="text1" w:themeTint="FF" w:themeShade="FF"/>
          <w:sz w:val="24"/>
          <w:szCs w:val="24"/>
        </w:rPr>
        <w:pPrChange w:author="Chandana, Mahesh" w:date="2022-04-03T18:07:13.135Z" w:id="1234837503">
          <w:pPr/>
        </w:pPrChange>
      </w:pPr>
      <w:ins w:author="Chandana, Mahesh" w:date="2022-04-03T18:07:13.112Z" w:id="719221544">
        <w:r w:rsidRPr="7125B0E1" w:rsidR="7125B0E1">
          <w:rPr>
            <w:rFonts w:ascii="Cambria" w:hAnsi="Cambria" w:eastAsia="Cambria" w:cs="Cambria"/>
            <w:color w:val="000000" w:themeColor="text1" w:themeTint="FF" w:themeShade="FF"/>
            <w:sz w:val="24"/>
            <w:szCs w:val="24"/>
          </w:rPr>
          <w:t xml:space="preserve">            "responseName": "Response a",</w:t>
        </w:r>
      </w:ins>
    </w:p>
    <w:p w:rsidRPr="00E26296" w:rsidR="00E26296" w:rsidP="7125B0E1" w:rsidRDefault="00E26296" w14:paraId="542B5ABB" w14:textId="77EB8E33">
      <w:pPr>
        <w:pStyle w:val="ListParagraph"/>
        <w:ind w:left="1440"/>
        <w:rPr>
          <w:ins w:author="Chandana, Mahesh" w:date="2022-04-03T18:07:13.112Z" w:id="1691642553"/>
          <w:rFonts w:ascii="Cambria" w:hAnsi="Cambria" w:eastAsia="Cambria" w:cs="Cambria"/>
          <w:color w:val="000000" w:themeColor="text1" w:themeTint="FF" w:themeShade="FF"/>
          <w:sz w:val="24"/>
          <w:szCs w:val="24"/>
        </w:rPr>
        <w:pPrChange w:author="Chandana, Mahesh" w:date="2022-04-03T18:07:13.136Z" w:id="1445176625">
          <w:pPr/>
        </w:pPrChange>
      </w:pPr>
      <w:ins w:author="Chandana, Mahesh" w:date="2022-04-03T18:07:13.112Z" w:id="205223702">
        <w:r w:rsidRPr="7125B0E1" w:rsidR="7125B0E1">
          <w:rPr>
            <w:rFonts w:ascii="Cambria" w:hAnsi="Cambria" w:eastAsia="Cambria" w:cs="Cambria"/>
            <w:color w:val="000000" w:themeColor="text1" w:themeTint="FF" w:themeShade="FF"/>
            <w:sz w:val="24"/>
            <w:szCs w:val="24"/>
          </w:rPr>
          <w:t xml:space="preserve">        },</w:t>
        </w:r>
      </w:ins>
    </w:p>
    <w:p w:rsidRPr="00E26296" w:rsidR="00E26296" w:rsidP="7125B0E1" w:rsidRDefault="00E26296" w14:paraId="7CC21FD2" w14:textId="2AD5D898">
      <w:pPr>
        <w:pStyle w:val="ListParagraph"/>
        <w:ind w:left="1440"/>
        <w:rPr>
          <w:ins w:author="Chandana, Mahesh" w:date="2022-04-03T18:07:13.112Z" w:id="1597827002"/>
          <w:rFonts w:ascii="Cambria" w:hAnsi="Cambria" w:eastAsia="Cambria" w:cs="Cambria"/>
          <w:color w:val="000000" w:themeColor="text1" w:themeTint="FF" w:themeShade="FF"/>
          <w:sz w:val="24"/>
          <w:szCs w:val="24"/>
        </w:rPr>
        <w:pPrChange w:author="Chandana, Mahesh" w:date="2022-04-03T18:07:13.136Z" w:id="1854091022">
          <w:pPr/>
        </w:pPrChange>
      </w:pPr>
      <w:ins w:author="Chandana, Mahesh" w:date="2022-04-03T18:07:13.112Z" w:id="564333036">
        <w:r w:rsidRPr="7125B0E1" w:rsidR="7125B0E1">
          <w:rPr>
            <w:rFonts w:ascii="Cambria" w:hAnsi="Cambria" w:eastAsia="Cambria" w:cs="Cambria"/>
            <w:color w:val="000000" w:themeColor="text1" w:themeTint="FF" w:themeShade="FF"/>
            <w:sz w:val="24"/>
            <w:szCs w:val="24"/>
          </w:rPr>
          <w:t xml:space="preserve">        {</w:t>
        </w:r>
      </w:ins>
    </w:p>
    <w:p w:rsidRPr="00E26296" w:rsidR="00E26296" w:rsidP="7125B0E1" w:rsidRDefault="00E26296" w14:paraId="60C15274" w14:textId="63DB218A">
      <w:pPr>
        <w:pStyle w:val="ListParagraph"/>
        <w:ind w:left="1440"/>
        <w:rPr>
          <w:ins w:author="Chandana, Mahesh" w:date="2022-04-03T18:07:13.112Z" w:id="317302754"/>
          <w:rFonts w:ascii="Cambria" w:hAnsi="Cambria" w:eastAsia="Cambria" w:cs="Cambria"/>
          <w:color w:val="000000" w:themeColor="text1" w:themeTint="FF" w:themeShade="FF"/>
          <w:sz w:val="24"/>
          <w:szCs w:val="24"/>
        </w:rPr>
        <w:pPrChange w:author="Chandana, Mahesh" w:date="2022-04-03T18:07:13.137Z" w:id="582536280">
          <w:pPr/>
        </w:pPrChange>
      </w:pPr>
      <w:ins w:author="Chandana, Mahesh" w:date="2022-04-03T18:07:13.112Z" w:id="168409826">
        <w:r w:rsidRPr="7125B0E1" w:rsidR="7125B0E1">
          <w:rPr>
            <w:rFonts w:ascii="Cambria" w:hAnsi="Cambria" w:eastAsia="Cambria" w:cs="Cambria"/>
            <w:color w:val="000000" w:themeColor="text1" w:themeTint="FF" w:themeShade="FF"/>
            <w:sz w:val="24"/>
            <w:szCs w:val="24"/>
          </w:rPr>
          <w:t xml:space="preserve">            "id": "cke-ead42409ce41a08d5f42e21336e2b7d51",</w:t>
        </w:r>
      </w:ins>
    </w:p>
    <w:p w:rsidRPr="00E26296" w:rsidR="00E26296" w:rsidP="7125B0E1" w:rsidRDefault="00E26296" w14:paraId="50EA2765" w14:textId="10ED176B">
      <w:pPr>
        <w:pStyle w:val="ListParagraph"/>
        <w:ind w:left="1440"/>
        <w:rPr>
          <w:ins w:author="Chandana, Mahesh" w:date="2022-04-03T18:07:13.112Z" w:id="2113023750"/>
          <w:rFonts w:ascii="Cambria" w:hAnsi="Cambria" w:eastAsia="Cambria" w:cs="Cambria"/>
          <w:color w:val="000000" w:themeColor="text1" w:themeTint="FF" w:themeShade="FF"/>
          <w:sz w:val="24"/>
          <w:szCs w:val="24"/>
        </w:rPr>
        <w:pPrChange w:author="Chandana, Mahesh" w:date="2022-04-03T18:07:13.137Z" w:id="1087754470">
          <w:pPr/>
        </w:pPrChange>
      </w:pPr>
      <w:ins w:author="Chandana, Mahesh" w:date="2022-04-03T18:07:13.112Z" w:id="21463958">
        <w:r w:rsidRPr="7125B0E1" w:rsidR="7125B0E1">
          <w:rPr>
            <w:rFonts w:ascii="Cambria" w:hAnsi="Cambria" w:eastAsia="Cambria" w:cs="Cambria"/>
            <w:color w:val="000000" w:themeColor="text1" w:themeTint="FF" w:themeShade="FF"/>
            <w:sz w:val="24"/>
            <w:szCs w:val="24"/>
          </w:rPr>
          <w:t xml:space="preserve">            "index": 1,</w:t>
        </w:r>
      </w:ins>
    </w:p>
    <w:p w:rsidRPr="00E26296" w:rsidR="00E26296" w:rsidP="7125B0E1" w:rsidRDefault="00E26296" w14:paraId="2706A0AB" w14:textId="4FEC41D4">
      <w:pPr>
        <w:pStyle w:val="ListParagraph"/>
        <w:ind w:left="1440"/>
        <w:rPr>
          <w:ins w:author="Chandana, Mahesh" w:date="2022-04-03T18:07:13.112Z" w:id="1063936806"/>
          <w:rFonts w:ascii="Cambria" w:hAnsi="Cambria" w:eastAsia="Cambria" w:cs="Cambria"/>
          <w:color w:val="000000" w:themeColor="text1" w:themeTint="FF" w:themeShade="FF"/>
          <w:sz w:val="24"/>
          <w:szCs w:val="24"/>
        </w:rPr>
        <w:pPrChange w:author="Chandana, Mahesh" w:date="2022-04-03T18:07:13.138Z" w:id="1523296300">
          <w:pPr/>
        </w:pPrChange>
      </w:pPr>
      <w:ins w:author="Chandana, Mahesh" w:date="2022-04-03T18:07:13.112Z" w:id="1467163551">
        <w:r w:rsidRPr="7125B0E1" w:rsidR="7125B0E1">
          <w:rPr>
            <w:rFonts w:ascii="Cambria" w:hAnsi="Cambria" w:eastAsia="Cambria" w:cs="Cambria"/>
            <w:color w:val="000000" w:themeColor="text1" w:themeTint="FF" w:themeShade="FF"/>
            <w:sz w:val="24"/>
            <w:szCs w:val="24"/>
          </w:rPr>
          <w:t xml:space="preserve">            "optionTags": [</w:t>
        </w:r>
      </w:ins>
    </w:p>
    <w:p w:rsidRPr="00E26296" w:rsidR="00E26296" w:rsidP="7125B0E1" w:rsidRDefault="00E26296" w14:paraId="78CFE603" w14:textId="1EA905EA">
      <w:pPr>
        <w:pStyle w:val="ListParagraph"/>
        <w:ind w:left="1440"/>
        <w:rPr>
          <w:ins w:author="Chandana, Mahesh" w:date="2022-04-03T18:07:13.112Z" w:id="976258659"/>
          <w:rFonts w:ascii="Cambria" w:hAnsi="Cambria" w:eastAsia="Cambria" w:cs="Cambria"/>
          <w:color w:val="000000" w:themeColor="text1" w:themeTint="FF" w:themeShade="FF"/>
          <w:sz w:val="24"/>
          <w:szCs w:val="24"/>
        </w:rPr>
        <w:pPrChange w:author="Chandana, Mahesh" w:date="2022-04-03T18:07:13.138Z" w:id="1632395064">
          <w:pPr/>
        </w:pPrChange>
      </w:pPr>
      <w:ins w:author="Chandana, Mahesh" w:date="2022-04-03T18:07:13.112Z" w:id="579484787">
        <w:r w:rsidRPr="7125B0E1" w:rsidR="7125B0E1">
          <w:rPr>
            <w:rFonts w:ascii="Cambria" w:hAnsi="Cambria" w:eastAsia="Cambria" w:cs="Cambria"/>
            <w:color w:val="000000" w:themeColor="text1" w:themeTint="FF" w:themeShade="FF"/>
            <w:sz w:val="24"/>
            <w:szCs w:val="24"/>
          </w:rPr>
          <w:t xml:space="preserve">                "Select",</w:t>
        </w:r>
      </w:ins>
    </w:p>
    <w:p w:rsidRPr="00E26296" w:rsidR="00E26296" w:rsidP="7125B0E1" w:rsidRDefault="00E26296" w14:paraId="5E4C6430" w14:textId="2B3697A8">
      <w:pPr>
        <w:pStyle w:val="ListParagraph"/>
        <w:ind w:left="1440"/>
        <w:rPr>
          <w:ins w:author="Chandana, Mahesh" w:date="2022-04-03T18:07:13.112Z" w:id="130105027"/>
          <w:rFonts w:ascii="Cambria" w:hAnsi="Cambria" w:eastAsia="Cambria" w:cs="Cambria"/>
          <w:color w:val="000000" w:themeColor="text1" w:themeTint="FF" w:themeShade="FF"/>
          <w:sz w:val="24"/>
          <w:szCs w:val="24"/>
        </w:rPr>
        <w:pPrChange w:author="Chandana, Mahesh" w:date="2022-04-03T18:07:13.138Z" w:id="1693053659">
          <w:pPr/>
        </w:pPrChange>
      </w:pPr>
      <w:ins w:author="Chandana, Mahesh" w:date="2022-04-03T18:07:13.112Z" w:id="26501445">
        <w:r w:rsidRPr="7125B0E1" w:rsidR="7125B0E1">
          <w:rPr>
            <w:rFonts w:ascii="Cambria" w:hAnsi="Cambria" w:eastAsia="Cambria" w:cs="Cambria"/>
            <w:color w:val="000000" w:themeColor="text1" w:themeTint="FF" w:themeShade="FF"/>
            <w:sz w:val="24"/>
            <w:szCs w:val="24"/>
          </w:rPr>
          <w:t xml:space="preserve">                "That",</w:t>
        </w:r>
      </w:ins>
    </w:p>
    <w:p w:rsidRPr="00E26296" w:rsidR="00E26296" w:rsidP="7125B0E1" w:rsidRDefault="00E26296" w14:paraId="5653EA46" w14:textId="13521A8F">
      <w:pPr>
        <w:pStyle w:val="ListParagraph"/>
        <w:ind w:left="1440"/>
        <w:rPr>
          <w:ins w:author="Chandana, Mahesh" w:date="2022-04-03T18:07:13.112Z" w:id="1216451220"/>
          <w:rFonts w:ascii="Cambria" w:hAnsi="Cambria" w:eastAsia="Cambria" w:cs="Cambria"/>
          <w:color w:val="000000" w:themeColor="text1" w:themeTint="FF" w:themeShade="FF"/>
          <w:sz w:val="24"/>
          <w:szCs w:val="24"/>
        </w:rPr>
        <w:pPrChange w:author="Chandana, Mahesh" w:date="2022-04-03T18:07:13.139Z" w:id="1276825415">
          <w:pPr/>
        </w:pPrChange>
      </w:pPr>
      <w:ins w:author="Chandana, Mahesh" w:date="2022-04-03T18:07:13.112Z" w:id="560828054">
        <w:r w:rsidRPr="7125B0E1" w:rsidR="7125B0E1">
          <w:rPr>
            <w:rFonts w:ascii="Cambria" w:hAnsi="Cambria" w:eastAsia="Cambria" w:cs="Cambria"/>
            <w:color w:val="000000" w:themeColor="text1" w:themeTint="FF" w:themeShade="FF"/>
            <w:sz w:val="24"/>
            <w:szCs w:val="24"/>
          </w:rPr>
          <w:t xml:space="preserve">                "This",</w:t>
        </w:r>
      </w:ins>
    </w:p>
    <w:p w:rsidRPr="00E26296" w:rsidR="00E26296" w:rsidP="7125B0E1" w:rsidRDefault="00E26296" w14:paraId="211CBCAA" w14:textId="6490D118">
      <w:pPr>
        <w:pStyle w:val="ListParagraph"/>
        <w:ind w:left="1440"/>
        <w:rPr>
          <w:ins w:author="Chandana, Mahesh" w:date="2022-04-03T18:07:13.112Z" w:id="963743158"/>
          <w:rFonts w:ascii="Cambria" w:hAnsi="Cambria" w:eastAsia="Cambria" w:cs="Cambria"/>
          <w:color w:val="000000" w:themeColor="text1" w:themeTint="FF" w:themeShade="FF"/>
          <w:sz w:val="24"/>
          <w:szCs w:val="24"/>
        </w:rPr>
        <w:pPrChange w:author="Chandana, Mahesh" w:date="2022-04-03T18:07:13.139Z" w:id="886705037">
          <w:pPr/>
        </w:pPrChange>
      </w:pPr>
      <w:ins w:author="Chandana, Mahesh" w:date="2022-04-03T18:07:13.112Z" w:id="499180094">
        <w:r w:rsidRPr="7125B0E1" w:rsidR="7125B0E1">
          <w:rPr>
            <w:rFonts w:ascii="Cambria" w:hAnsi="Cambria" w:eastAsia="Cambria" w:cs="Cambria"/>
            <w:color w:val="000000" w:themeColor="text1" w:themeTint="FF" w:themeShade="FF"/>
            <w:sz w:val="24"/>
            <w:szCs w:val="24"/>
          </w:rPr>
          <w:t xml:space="preserve">                "Those"</w:t>
        </w:r>
      </w:ins>
    </w:p>
    <w:p w:rsidRPr="00E26296" w:rsidR="00E26296" w:rsidP="7125B0E1" w:rsidRDefault="00E26296" w14:paraId="265CC781" w14:textId="08D943C6">
      <w:pPr>
        <w:pStyle w:val="ListParagraph"/>
        <w:ind w:left="1440"/>
        <w:rPr>
          <w:ins w:author="Chandana, Mahesh" w:date="2022-04-03T18:07:13.113Z" w:id="1756744863"/>
          <w:rFonts w:ascii="Cambria" w:hAnsi="Cambria" w:eastAsia="Cambria" w:cs="Cambria"/>
          <w:color w:val="000000" w:themeColor="text1" w:themeTint="FF" w:themeShade="FF"/>
          <w:sz w:val="24"/>
          <w:szCs w:val="24"/>
        </w:rPr>
        <w:pPrChange w:author="Chandana, Mahesh" w:date="2022-04-03T18:07:13.14Z" w:id="1531270546">
          <w:pPr/>
        </w:pPrChange>
      </w:pPr>
      <w:ins w:author="Chandana, Mahesh" w:date="2022-04-03T18:07:13.113Z" w:id="178928184">
        <w:r w:rsidRPr="7125B0E1" w:rsidR="7125B0E1">
          <w:rPr>
            <w:rFonts w:ascii="Cambria" w:hAnsi="Cambria" w:eastAsia="Cambria" w:cs="Cambria"/>
            <w:color w:val="000000" w:themeColor="text1" w:themeTint="FF" w:themeShade="FF"/>
            <w:sz w:val="24"/>
            <w:szCs w:val="24"/>
          </w:rPr>
          <w:t xml:space="preserve">            ],</w:t>
        </w:r>
      </w:ins>
    </w:p>
    <w:p w:rsidRPr="00E26296" w:rsidR="00E26296" w:rsidP="7125B0E1" w:rsidRDefault="00E26296" w14:paraId="03419AE4" w14:textId="48C661D5">
      <w:pPr>
        <w:pStyle w:val="ListParagraph"/>
        <w:ind w:left="1440"/>
        <w:rPr>
          <w:ins w:author="Chandana, Mahesh" w:date="2022-04-03T18:07:13.113Z" w:id="348699196"/>
          <w:rFonts w:ascii="Cambria" w:hAnsi="Cambria" w:eastAsia="Cambria" w:cs="Cambria"/>
          <w:color w:val="000000" w:themeColor="text1" w:themeTint="FF" w:themeShade="FF"/>
          <w:sz w:val="24"/>
          <w:szCs w:val="24"/>
        </w:rPr>
        <w:pPrChange w:author="Chandana, Mahesh" w:date="2022-04-03T18:07:13.14Z" w:id="1453574652">
          <w:pPr/>
        </w:pPrChange>
      </w:pPr>
      <w:ins w:author="Chandana, Mahesh" w:date="2022-04-03T18:07:13.113Z" w:id="540221097">
        <w:r w:rsidRPr="7125B0E1" w:rsidR="7125B0E1">
          <w:rPr>
            <w:rFonts w:ascii="Cambria" w:hAnsi="Cambria" w:eastAsia="Cambria" w:cs="Cambria"/>
            <w:color w:val="000000" w:themeColor="text1" w:themeTint="FF" w:themeShade="FF"/>
            <w:sz w:val="24"/>
            <w:szCs w:val="24"/>
          </w:rPr>
          <w:t xml:space="preserve">            "defaultValue": "Select",</w:t>
        </w:r>
      </w:ins>
    </w:p>
    <w:p w:rsidRPr="00E26296" w:rsidR="00E26296" w:rsidP="7125B0E1" w:rsidRDefault="00E26296" w14:paraId="5B348FF2" w14:textId="50022DBE">
      <w:pPr>
        <w:pStyle w:val="ListParagraph"/>
        <w:ind w:left="1440"/>
        <w:rPr>
          <w:ins w:author="Chandana, Mahesh" w:date="2022-04-03T18:07:13.113Z" w:id="168346253"/>
          <w:rFonts w:ascii="Cambria" w:hAnsi="Cambria" w:eastAsia="Cambria" w:cs="Cambria"/>
          <w:color w:val="000000" w:themeColor="text1" w:themeTint="FF" w:themeShade="FF"/>
          <w:sz w:val="24"/>
          <w:szCs w:val="24"/>
        </w:rPr>
        <w:pPrChange w:author="Chandana, Mahesh" w:date="2022-04-03T18:07:13.141Z" w:id="1820602843">
          <w:pPr/>
        </w:pPrChange>
      </w:pPr>
      <w:ins w:author="Chandana, Mahesh" w:date="2022-04-03T18:07:13.113Z" w:id="1781645255">
        <w:r w:rsidRPr="7125B0E1" w:rsidR="7125B0E1">
          <w:rPr>
            <w:rFonts w:ascii="Cambria" w:hAnsi="Cambria" w:eastAsia="Cambria" w:cs="Cambria"/>
            <w:color w:val="000000" w:themeColor="text1" w:themeTint="FF" w:themeShade="FF"/>
            <w:sz w:val="24"/>
            <w:szCs w:val="24"/>
          </w:rPr>
          <w:t xml:space="preserve">            "responseName": "Response b",</w:t>
        </w:r>
      </w:ins>
    </w:p>
    <w:p w:rsidRPr="00E26296" w:rsidR="00E26296" w:rsidP="7125B0E1" w:rsidRDefault="00E26296" w14:paraId="2745D258" w14:textId="7AD7A289">
      <w:pPr>
        <w:pStyle w:val="ListParagraph"/>
        <w:ind w:left="1440"/>
        <w:rPr>
          <w:ins w:author="Chandana, Mahesh" w:date="2022-04-03T18:07:13.113Z" w:id="2112915585"/>
          <w:rFonts w:ascii="Cambria" w:hAnsi="Cambria" w:eastAsia="Cambria" w:cs="Cambria"/>
          <w:color w:val="000000" w:themeColor="text1" w:themeTint="FF" w:themeShade="FF"/>
          <w:sz w:val="24"/>
          <w:szCs w:val="24"/>
        </w:rPr>
        <w:pPrChange w:author="Chandana, Mahesh" w:date="2022-04-03T18:07:13.141Z" w:id="500688425">
          <w:pPr/>
        </w:pPrChange>
      </w:pPr>
      <w:ins w:author="Chandana, Mahesh" w:date="2022-04-03T18:07:13.113Z" w:id="326824844">
        <w:r w:rsidRPr="7125B0E1" w:rsidR="7125B0E1">
          <w:rPr>
            <w:rFonts w:ascii="Cambria" w:hAnsi="Cambria" w:eastAsia="Cambria" w:cs="Cambria"/>
            <w:color w:val="000000" w:themeColor="text1" w:themeTint="FF" w:themeShade="FF"/>
            <w:sz w:val="24"/>
            <w:szCs w:val="24"/>
          </w:rPr>
          <w:t xml:space="preserve">        }</w:t>
        </w:r>
      </w:ins>
    </w:p>
    <w:p w:rsidRPr="00E26296" w:rsidR="00E26296" w:rsidP="7125B0E1" w:rsidRDefault="00E26296" w14:paraId="5A31E4C1" w14:textId="2ABC633C">
      <w:pPr>
        <w:pStyle w:val="ListParagraph"/>
        <w:ind w:left="1440"/>
        <w:rPr>
          <w:ins w:author="Chandana, Mahesh" w:date="2022-04-03T18:07:13.114Z" w:id="771732742"/>
          <w:rFonts w:ascii="Cambria" w:hAnsi="Cambria" w:eastAsia="Cambria" w:cs="Cambria"/>
          <w:color w:val="000000" w:themeColor="text1" w:themeTint="FF" w:themeShade="FF"/>
          <w:sz w:val="24"/>
          <w:szCs w:val="24"/>
        </w:rPr>
        <w:pPrChange w:author="Chandana, Mahesh" w:date="2022-04-03T18:07:13.141Z" w:id="766504777">
          <w:pPr/>
        </w:pPrChange>
      </w:pPr>
      <w:ins w:author="Chandana, Mahesh" w:date="2022-04-03T18:07:13.114Z" w:id="761653764">
        <w:r w:rsidRPr="7125B0E1" w:rsidR="7125B0E1">
          <w:rPr>
            <w:rFonts w:ascii="Cambria" w:hAnsi="Cambria" w:eastAsia="Cambria" w:cs="Cambria"/>
            <w:color w:val="000000" w:themeColor="text1" w:themeTint="FF" w:themeShade="FF"/>
            <w:sz w:val="24"/>
            <w:szCs w:val="24"/>
          </w:rPr>
          <w:t xml:space="preserve">    ]</w:t>
        </w:r>
      </w:ins>
    </w:p>
    <w:p w:rsidRPr="00E26296" w:rsidR="00E26296" w:rsidP="7125B0E1" w:rsidRDefault="00E26296" w14:paraId="13359425" w14:textId="5BF93F85">
      <w:pPr>
        <w:pStyle w:val="ListParagraph"/>
        <w:ind w:left="1440"/>
        <w:rPr>
          <w:ins w:author="Chandana, Mahesh" w:date="2022-04-03T18:07:13.115Z" w:id="1948914438"/>
          <w:rFonts w:ascii="Cambria" w:hAnsi="Cambria" w:eastAsia="Cambria" w:cs="Cambria"/>
          <w:color w:val="000000" w:themeColor="text1" w:themeTint="FF" w:themeShade="FF"/>
          <w:sz w:val="24"/>
          <w:szCs w:val="24"/>
        </w:rPr>
        <w:pPrChange w:author="Chandana, Mahesh" w:date="2022-04-03T18:07:13.142Z" w:id="1429566404">
          <w:pPr/>
        </w:pPrChange>
      </w:pPr>
      <w:ins w:author="Chandana, Mahesh" w:date="2022-04-03T18:07:13.115Z" w:id="127984457">
        <w:r>
          <w:tab/>
        </w:r>
        <w:r w:rsidRPr="7125B0E1" w:rsidR="7125B0E1">
          <w:rPr>
            <w:rFonts w:ascii="Cambria" w:hAnsi="Cambria" w:eastAsia="Cambria" w:cs="Cambria"/>
            <w:color w:val="000000" w:themeColor="text1" w:themeTint="FF" w:themeShade="FF"/>
            <w:sz w:val="24"/>
            <w:szCs w:val="24"/>
          </w:rPr>
          <w:t>"correctResponse": [</w:t>
        </w:r>
      </w:ins>
    </w:p>
    <w:p w:rsidRPr="00E26296" w:rsidR="00E26296" w:rsidP="7125B0E1" w:rsidRDefault="00E26296" w14:paraId="12E92031" w14:textId="5E8711AD">
      <w:pPr>
        <w:pStyle w:val="ListParagraph"/>
        <w:ind w:left="1440"/>
        <w:rPr>
          <w:ins w:author="Chandana, Mahesh" w:date="2022-04-03T18:07:13.115Z" w:id="1081528279"/>
          <w:rFonts w:ascii="Cambria" w:hAnsi="Cambria" w:eastAsia="Cambria" w:cs="Cambria"/>
          <w:color w:val="000000" w:themeColor="text1" w:themeTint="FF" w:themeShade="FF"/>
          <w:sz w:val="24"/>
          <w:szCs w:val="24"/>
        </w:rPr>
        <w:pPrChange w:author="Chandana, Mahesh" w:date="2022-04-03T18:07:13.142Z" w:id="1593129245">
          <w:pPr/>
        </w:pPrChange>
      </w:pPr>
      <w:ins w:author="Chandana, Mahesh" w:date="2022-04-03T18:07:13.115Z" w:id="1754802583">
        <w:r w:rsidRPr="7125B0E1" w:rsidR="7125B0E1">
          <w:rPr>
            <w:rFonts w:ascii="Cambria" w:hAnsi="Cambria" w:eastAsia="Cambria" w:cs="Cambria"/>
            <w:color w:val="000000" w:themeColor="text1" w:themeTint="FF" w:themeShade="FF"/>
            <w:sz w:val="24"/>
            <w:szCs w:val="24"/>
          </w:rPr>
          <w:t xml:space="preserve">        {</w:t>
        </w:r>
      </w:ins>
    </w:p>
    <w:p w:rsidRPr="00E26296" w:rsidR="00E26296" w:rsidP="7125B0E1" w:rsidRDefault="00E26296" w14:paraId="10F5819B" w14:textId="115AB756">
      <w:pPr>
        <w:pStyle w:val="ListParagraph"/>
        <w:ind w:left="1440"/>
        <w:rPr>
          <w:ins w:author="Chandana, Mahesh" w:date="2022-04-03T18:07:13.115Z" w:id="1887894416"/>
          <w:rFonts w:ascii="Cambria" w:hAnsi="Cambria" w:eastAsia="Cambria" w:cs="Cambria"/>
          <w:color w:val="000000" w:themeColor="text1" w:themeTint="FF" w:themeShade="FF"/>
          <w:sz w:val="24"/>
          <w:szCs w:val="24"/>
        </w:rPr>
        <w:pPrChange w:author="Chandana, Mahesh" w:date="2022-04-03T18:07:13.143Z" w:id="813181500">
          <w:pPr/>
        </w:pPrChange>
      </w:pPr>
      <w:ins w:author="Chandana, Mahesh" w:date="2022-04-03T18:07:13.115Z" w:id="628246976">
        <w:r w:rsidRPr="7125B0E1" w:rsidR="7125B0E1">
          <w:rPr>
            <w:rFonts w:ascii="Cambria" w:hAnsi="Cambria" w:eastAsia="Cambria" w:cs="Cambria"/>
            <w:color w:val="000000" w:themeColor="text1" w:themeTint="FF" w:themeShade="FF"/>
            <w:sz w:val="24"/>
            <w:szCs w:val="24"/>
          </w:rPr>
          <w:t xml:space="preserve">            "id": "cke-ead42409ce41a08d5f42e21336e2b7g82",</w:t>
        </w:r>
      </w:ins>
    </w:p>
    <w:p w:rsidRPr="00E26296" w:rsidR="00E26296" w:rsidP="7125B0E1" w:rsidRDefault="00E26296" w14:paraId="7BEF53B3" w14:textId="60FCE3A8">
      <w:pPr>
        <w:pStyle w:val="ListParagraph"/>
        <w:ind w:left="1440"/>
        <w:rPr>
          <w:ins w:author="Chandana, Mahesh" w:date="2022-04-03T18:07:13.115Z" w:id="2099596633"/>
          <w:rFonts w:ascii="Cambria" w:hAnsi="Cambria" w:eastAsia="Cambria" w:cs="Cambria"/>
          <w:color w:val="000000" w:themeColor="text1" w:themeTint="FF" w:themeShade="FF"/>
          <w:sz w:val="24"/>
          <w:szCs w:val="24"/>
        </w:rPr>
        <w:pPrChange w:author="Chandana, Mahesh" w:date="2022-04-03T18:07:13.143Z" w:id="181869895">
          <w:pPr/>
        </w:pPrChange>
      </w:pPr>
      <w:ins w:author="Chandana, Mahesh" w:date="2022-04-03T18:07:13.115Z" w:id="1205540513">
        <w:r w:rsidRPr="7125B0E1" w:rsidR="7125B0E1">
          <w:rPr>
            <w:rFonts w:ascii="Cambria" w:hAnsi="Cambria" w:eastAsia="Cambria" w:cs="Cambria"/>
            <w:color w:val="000000" w:themeColor="text1" w:themeTint="FF" w:themeShade="FF"/>
            <w:sz w:val="24"/>
            <w:szCs w:val="24"/>
          </w:rPr>
          <w:t xml:space="preserve">            "value": "choose",</w:t>
        </w:r>
      </w:ins>
    </w:p>
    <w:p w:rsidRPr="00E26296" w:rsidR="00E26296" w:rsidP="7125B0E1" w:rsidRDefault="00E26296" w14:paraId="34122C50" w14:textId="1501E39B">
      <w:pPr>
        <w:pStyle w:val="ListParagraph"/>
        <w:ind w:left="1440"/>
        <w:rPr>
          <w:ins w:author="Chandana, Mahesh" w:date="2022-04-03T18:07:13.115Z" w:id="1439339576"/>
          <w:rFonts w:ascii="Cambria" w:hAnsi="Cambria" w:eastAsia="Cambria" w:cs="Cambria"/>
          <w:color w:val="000000" w:themeColor="text1" w:themeTint="FF" w:themeShade="FF"/>
          <w:sz w:val="24"/>
          <w:szCs w:val="24"/>
        </w:rPr>
        <w:pPrChange w:author="Chandana, Mahesh" w:date="2022-04-03T18:07:13.144Z" w:id="959498835">
          <w:pPr/>
        </w:pPrChange>
      </w:pPr>
      <w:ins w:author="Chandana, Mahesh" w:date="2022-04-03T18:07:13.115Z" w:id="1872616895">
        <w:r w:rsidRPr="7125B0E1" w:rsidR="7125B0E1">
          <w:rPr>
            <w:rFonts w:ascii="Cambria" w:hAnsi="Cambria" w:eastAsia="Cambria" w:cs="Cambria"/>
            <w:color w:val="000000" w:themeColor="text1" w:themeTint="FF" w:themeShade="FF"/>
            <w:sz w:val="24"/>
            <w:szCs w:val="24"/>
          </w:rPr>
          <w:t xml:space="preserve">        },</w:t>
        </w:r>
      </w:ins>
    </w:p>
    <w:p w:rsidRPr="00E26296" w:rsidR="00E26296" w:rsidP="7125B0E1" w:rsidRDefault="00E26296" w14:paraId="384BFE4E" w14:textId="305F380E">
      <w:pPr>
        <w:pStyle w:val="ListParagraph"/>
        <w:ind w:left="1440"/>
        <w:rPr>
          <w:ins w:author="Chandana, Mahesh" w:date="2022-04-03T18:07:13.115Z" w:id="208983324"/>
          <w:rFonts w:ascii="Cambria" w:hAnsi="Cambria" w:eastAsia="Cambria" w:cs="Cambria"/>
          <w:color w:val="000000" w:themeColor="text1" w:themeTint="FF" w:themeShade="FF"/>
          <w:sz w:val="24"/>
          <w:szCs w:val="24"/>
        </w:rPr>
        <w:pPrChange w:author="Chandana, Mahesh" w:date="2022-04-03T18:07:13.144Z" w:id="1827597904">
          <w:pPr/>
        </w:pPrChange>
      </w:pPr>
      <w:ins w:author="Chandana, Mahesh" w:date="2022-04-03T18:07:13.115Z" w:id="1158306630">
        <w:r w:rsidRPr="7125B0E1" w:rsidR="7125B0E1">
          <w:rPr>
            <w:rFonts w:ascii="Cambria" w:hAnsi="Cambria" w:eastAsia="Cambria" w:cs="Cambria"/>
            <w:color w:val="000000" w:themeColor="text1" w:themeTint="FF" w:themeShade="FF"/>
            <w:sz w:val="24"/>
            <w:szCs w:val="24"/>
          </w:rPr>
          <w:t xml:space="preserve">        {</w:t>
        </w:r>
      </w:ins>
    </w:p>
    <w:p w:rsidRPr="00E26296" w:rsidR="00E26296" w:rsidP="7125B0E1" w:rsidRDefault="00E26296" w14:paraId="7CD7A020" w14:textId="6FE863D1">
      <w:pPr>
        <w:pStyle w:val="ListParagraph"/>
        <w:ind w:left="1440"/>
        <w:rPr>
          <w:ins w:author="Chandana, Mahesh" w:date="2022-04-03T18:07:13.116Z" w:id="1488984250"/>
          <w:rFonts w:ascii="Cambria" w:hAnsi="Cambria" w:eastAsia="Cambria" w:cs="Cambria"/>
          <w:color w:val="000000" w:themeColor="text1" w:themeTint="FF" w:themeShade="FF"/>
          <w:sz w:val="24"/>
          <w:szCs w:val="24"/>
        </w:rPr>
        <w:pPrChange w:author="Chandana, Mahesh" w:date="2022-04-03T18:07:13.145Z" w:id="1763999838">
          <w:pPr/>
        </w:pPrChange>
      </w:pPr>
      <w:ins w:author="Chandana, Mahesh" w:date="2022-04-03T18:07:13.116Z" w:id="185641974">
        <w:r w:rsidRPr="7125B0E1" w:rsidR="7125B0E1">
          <w:rPr>
            <w:rFonts w:ascii="Cambria" w:hAnsi="Cambria" w:eastAsia="Cambria" w:cs="Cambria"/>
            <w:color w:val="000000" w:themeColor="text1" w:themeTint="FF" w:themeShade="FF"/>
            <w:sz w:val="24"/>
            <w:szCs w:val="24"/>
          </w:rPr>
          <w:t xml:space="preserve">            "id": "cke-ead42409ce41a08d5f42e21336e2b7d51",</w:t>
        </w:r>
      </w:ins>
    </w:p>
    <w:p w:rsidRPr="00E26296" w:rsidR="00E26296" w:rsidP="7125B0E1" w:rsidRDefault="00E26296" w14:paraId="133529AD" w14:textId="49F38B25">
      <w:pPr>
        <w:pStyle w:val="ListParagraph"/>
        <w:ind w:left="1440"/>
        <w:rPr>
          <w:ins w:author="Chandana, Mahesh" w:date="2022-04-03T18:07:13.116Z" w:id="24008248"/>
          <w:rFonts w:ascii="Cambria" w:hAnsi="Cambria" w:eastAsia="Cambria" w:cs="Cambria"/>
          <w:color w:val="000000" w:themeColor="text1" w:themeTint="FF" w:themeShade="FF"/>
          <w:sz w:val="24"/>
          <w:szCs w:val="24"/>
        </w:rPr>
        <w:pPrChange w:author="Chandana, Mahesh" w:date="2022-04-03T18:07:13.145Z" w:id="1397515690">
          <w:pPr/>
        </w:pPrChange>
      </w:pPr>
      <w:ins w:author="Chandana, Mahesh" w:date="2022-04-03T18:07:13.116Z" w:id="1353344662">
        <w:r w:rsidRPr="7125B0E1" w:rsidR="7125B0E1">
          <w:rPr>
            <w:rFonts w:ascii="Cambria" w:hAnsi="Cambria" w:eastAsia="Cambria" w:cs="Cambria"/>
            <w:color w:val="000000" w:themeColor="text1" w:themeTint="FF" w:themeShade="FF"/>
            <w:sz w:val="24"/>
            <w:szCs w:val="24"/>
          </w:rPr>
          <w:t xml:space="preserve">            "value": "This"</w:t>
        </w:r>
      </w:ins>
    </w:p>
    <w:p w:rsidRPr="00E26296" w:rsidR="00E26296" w:rsidP="7125B0E1" w:rsidRDefault="00E26296" w14:paraId="58140CD7" w14:textId="6D8694EF">
      <w:pPr>
        <w:pStyle w:val="ListParagraph"/>
        <w:ind w:left="1440"/>
        <w:rPr>
          <w:ins w:author="Chandana, Mahesh" w:date="2022-04-03T18:07:13.116Z" w:id="227473598"/>
          <w:rFonts w:ascii="Cambria" w:hAnsi="Cambria" w:eastAsia="Cambria" w:cs="Cambria"/>
          <w:color w:val="000000" w:themeColor="text1" w:themeTint="FF" w:themeShade="FF"/>
          <w:sz w:val="24"/>
          <w:szCs w:val="24"/>
        </w:rPr>
        <w:pPrChange w:author="Chandana, Mahesh" w:date="2022-04-03T18:07:13.146Z" w:id="215375768">
          <w:pPr/>
        </w:pPrChange>
      </w:pPr>
      <w:ins w:author="Chandana, Mahesh" w:date="2022-04-03T18:07:13.116Z" w:id="2007743822">
        <w:r w:rsidRPr="7125B0E1" w:rsidR="7125B0E1">
          <w:rPr>
            <w:rFonts w:ascii="Cambria" w:hAnsi="Cambria" w:eastAsia="Cambria" w:cs="Cambria"/>
            <w:color w:val="000000" w:themeColor="text1" w:themeTint="FF" w:themeShade="FF"/>
            <w:sz w:val="24"/>
            <w:szCs w:val="24"/>
          </w:rPr>
          <w:t xml:space="preserve">        }</w:t>
        </w:r>
      </w:ins>
    </w:p>
    <w:p w:rsidRPr="00E26296" w:rsidR="00E26296" w:rsidP="7125B0E1" w:rsidRDefault="00E26296" w14:paraId="22001D27" w14:textId="11B89005">
      <w:pPr>
        <w:pStyle w:val="ListParagraph"/>
        <w:ind w:left="1440"/>
        <w:rPr>
          <w:rFonts w:ascii="Cambria" w:hAnsi="Cambria" w:eastAsia="Cambria" w:cs="Cambria"/>
          <w:color w:val="000000" w:themeColor="text1"/>
          <w:sz w:val="24"/>
          <w:szCs w:val="24"/>
        </w:rPr>
        <w:pPrChange w:author="Chandana, Mahesh" w:date="2022-04-03T18:07:13.146Z" w:id="998641840">
          <w:pPr/>
        </w:pPrChange>
      </w:pPr>
      <w:ins w:author="Chandana, Mahesh" w:date="2022-04-03T18:07:13.116Z" w:id="1846061515">
        <w:r w:rsidRPr="7125B0E1" w:rsidR="7125B0E1">
          <w:rPr>
            <w:rFonts w:ascii="Cambria" w:hAnsi="Cambria" w:eastAsia="Cambria" w:cs="Cambria"/>
            <w:color w:val="000000" w:themeColor="text1" w:themeTint="FF" w:themeShade="FF"/>
            <w:sz w:val="24"/>
            <w:szCs w:val="24"/>
          </w:rPr>
          <w:t xml:space="preserve">    ]</w:t>
        </w:r>
      </w:ins>
      <w:r w:rsidRPr="7125B0E1" w:rsidR="00E26296">
        <w:rPr>
          <w:rFonts w:ascii="Cambria" w:hAnsi="Cambria" w:eastAsia="Cambria" w:cs="Cambria"/>
          <w:color w:val="000000" w:themeColor="text1" w:themeTint="FF" w:themeShade="FF"/>
          <w:sz w:val="24"/>
          <w:szCs w:val="24"/>
        </w:rPr>
        <w:t>, </w:t>
      </w:r>
    </w:p>
    <w:p w:rsidRPr="00E26296" w:rsidR="00E26296" w:rsidP="00E26296" w:rsidRDefault="00E26296" w14:paraId="796B16AA" w14:textId="77777777">
      <w:pPr>
        <w:pStyle w:val="ListParagraph"/>
        <w:ind w:left="1440"/>
        <w:rPr>
          <w:rFonts w:ascii="Cambria" w:hAnsi="Cambria" w:eastAsia="Cambria" w:cs="Cambria"/>
          <w:color w:val="000000" w:themeColor="text1"/>
          <w:sz w:val="24"/>
          <w:szCs w:val="24"/>
        </w:rPr>
      </w:pPr>
      <w:r w:rsidRPr="00E26296">
        <w:rPr>
          <w:rFonts w:ascii="Cambria" w:hAnsi="Cambria" w:eastAsia="Cambria" w:cs="Cambria"/>
          <w:color w:val="000000" w:themeColor="text1"/>
          <w:sz w:val="24"/>
          <w:szCs w:val="24"/>
        </w:rPr>
        <w:t>    "itemTypeCode": "DD", </w:t>
      </w:r>
    </w:p>
    <w:p w:rsidR="00E26296" w:rsidP="006324FA" w:rsidRDefault="00E26296" w14:paraId="5B14CDAA" w14:textId="1406B5D8">
      <w:pPr>
        <w:pStyle w:val="ListParagraph"/>
        <w:ind w:left="1440"/>
        <w:rPr>
          <w:rFonts w:ascii="Cambria" w:hAnsi="Cambria" w:eastAsia="Cambria" w:cs="Cambria"/>
          <w:color w:val="000000" w:themeColor="text1"/>
          <w:sz w:val="24"/>
          <w:szCs w:val="24"/>
        </w:rPr>
      </w:pPr>
      <w:r w:rsidRPr="03ADBAC0" w:rsidR="0CE2C02E">
        <w:rPr>
          <w:rFonts w:ascii="Cambria" w:hAnsi="Cambria" w:eastAsia="Cambria" w:cs="Cambria"/>
          <w:color w:val="000000" w:themeColor="text1" w:themeTint="FF" w:themeShade="FF"/>
          <w:sz w:val="24"/>
          <w:szCs w:val="24"/>
        </w:rPr>
        <w:t>}</w:t>
      </w:r>
    </w:p>
    <w:p w:rsidR="00DA55D0" w:rsidP="00DA55D0" w:rsidRDefault="00DA55D0" w14:paraId="78BD1C8D" w14:textId="0568C9E0">
      <w:pPr>
        <w:pStyle w:val="Heading2"/>
      </w:pPr>
      <w:bookmarkStart w:name="_Toc1526647723" w:id="2"/>
      <w:r>
        <w:t>Other Database Fields Used</w:t>
      </w:r>
      <w:bookmarkEnd w:id="2"/>
    </w:p>
    <w:p w:rsidRPr="00C7385F" w:rsidR="00DA55D0" w:rsidP="003B7E9D" w:rsidRDefault="4E1D03B0" w14:paraId="34CD58D8" w14:textId="77777777">
      <w:pPr>
        <w:pStyle w:val="ListParagraph"/>
        <w:numPr>
          <w:ilvl w:val="1"/>
          <w:numId w:val="11"/>
        </w:numPr>
        <w:spacing w:line="360" w:lineRule="auto"/>
        <w:ind w:left="2160"/>
        <w:rPr>
          <w:rFonts w:ascii="Cambria" w:hAnsi="Cambria" w:eastAsia="Cambria" w:cs="Cambria"/>
          <w:color w:val="000000" w:themeColor="text1"/>
          <w:sz w:val="24"/>
          <w:szCs w:val="24"/>
        </w:rPr>
      </w:pPr>
      <w:r w:rsidRPr="157D1D1A">
        <w:rPr>
          <w:rFonts w:ascii="Cambria" w:hAnsi="Cambria"/>
          <w:sz w:val="24"/>
          <w:szCs w:val="24"/>
        </w:rPr>
        <w:t xml:space="preserve">We are not using </w:t>
      </w:r>
      <w:r w:rsidRPr="157D1D1A" w:rsidR="66491A08">
        <w:rPr>
          <w:rFonts w:ascii="Cambria" w:hAnsi="Cambria"/>
          <w:sz w:val="24"/>
          <w:szCs w:val="24"/>
        </w:rPr>
        <w:t xml:space="preserve">any </w:t>
      </w:r>
      <w:r w:rsidRPr="157D1D1A" w:rsidR="52DC70C5">
        <w:rPr>
          <w:rFonts w:ascii="Cambria" w:hAnsi="Cambria"/>
          <w:sz w:val="24"/>
          <w:szCs w:val="24"/>
        </w:rPr>
        <w:t xml:space="preserve">other </w:t>
      </w:r>
      <w:r w:rsidRPr="157D1D1A" w:rsidR="66491A08">
        <w:rPr>
          <w:rFonts w:ascii="Cambria" w:hAnsi="Cambria"/>
          <w:sz w:val="24"/>
          <w:szCs w:val="24"/>
        </w:rPr>
        <w:t xml:space="preserve">specific </w:t>
      </w:r>
      <w:r w:rsidRPr="157D1D1A" w:rsidR="52DC70C5">
        <w:rPr>
          <w:rFonts w:ascii="Cambria" w:hAnsi="Cambria"/>
          <w:sz w:val="24"/>
          <w:szCs w:val="24"/>
        </w:rPr>
        <w:t>database fields for this item type</w:t>
      </w:r>
      <w:r w:rsidRPr="157D1D1A" w:rsidR="66491A08">
        <w:rPr>
          <w:rFonts w:ascii="Cambria" w:hAnsi="Cambria"/>
          <w:sz w:val="24"/>
          <w:szCs w:val="24"/>
        </w:rPr>
        <w:t xml:space="preserve"> other than the standard field for an item</w:t>
      </w:r>
      <w:r w:rsidRPr="157D1D1A">
        <w:rPr>
          <w:rFonts w:ascii="Cambria" w:hAnsi="Cambria"/>
          <w:sz w:val="24"/>
          <w:szCs w:val="24"/>
        </w:rPr>
        <w:t>.</w:t>
      </w:r>
    </w:p>
    <w:p w:rsidR="154AEB93" w:rsidP="48013E08" w:rsidRDefault="05733648" w14:paraId="01F072B2" w14:textId="36B26C4D">
      <w:pPr>
        <w:pStyle w:val="Heading2"/>
      </w:pPr>
      <w:bookmarkStart w:name="_Toc1658078740" w:id="3"/>
      <w:r>
        <w:t>Scoring Types used</w:t>
      </w:r>
      <w:bookmarkEnd w:id="3"/>
    </w:p>
    <w:p w:rsidR="5FDBE22B" w:rsidP="003B7E9D" w:rsidRDefault="5FDBE22B" w14:paraId="4F40EDB4" w14:textId="69C464F4">
      <w:pPr>
        <w:pStyle w:val="ListParagraph"/>
        <w:numPr>
          <w:ilvl w:val="2"/>
          <w:numId w:val="1"/>
        </w:numPr>
        <w:spacing w:line="360" w:lineRule="auto"/>
        <w:rPr>
          <w:rFonts w:ascii="Cambria" w:hAnsi="Cambria"/>
          <w:sz w:val="24"/>
          <w:szCs w:val="24"/>
        </w:rPr>
      </w:pPr>
      <w:commentRangeStart w:id="1215570736"/>
      <w:r w:rsidRPr="4BDBA238" w:rsidR="5FDBE22B">
        <w:rPr>
          <w:rFonts w:ascii="Cambria" w:hAnsi="Cambria"/>
          <w:sz w:val="24"/>
          <w:szCs w:val="24"/>
        </w:rPr>
        <w:t xml:space="preserve">The Scoring types for </w:t>
      </w:r>
      <w:r w:rsidRPr="4BDBA238" w:rsidR="00A90601">
        <w:rPr>
          <w:rFonts w:ascii="Cambria" w:hAnsi="Cambria" w:eastAsia="Times New Roman" w:cs="Times New Roman"/>
          <w:sz w:val="24"/>
          <w:szCs w:val="24"/>
          <w:lang w:eastAsia="en-IN"/>
        </w:rPr>
        <w:t xml:space="preserve">Constructed Response </w:t>
      </w:r>
      <w:r w:rsidRPr="4BDBA238" w:rsidR="5FDBE22B">
        <w:rPr>
          <w:rFonts w:ascii="Cambria" w:hAnsi="Cambria"/>
          <w:sz w:val="24"/>
          <w:szCs w:val="24"/>
        </w:rPr>
        <w:t>are</w:t>
      </w:r>
    </w:p>
    <w:p w:rsidR="5FDBE22B" w:rsidP="003B7E9D" w:rsidRDefault="5FDBE22B" w14:paraId="257EF3E8" w14:textId="77777777">
      <w:pPr>
        <w:pStyle w:val="ListParagraph"/>
        <w:numPr>
          <w:ilvl w:val="0"/>
          <w:numId w:val="15"/>
        </w:numPr>
        <w:spacing w:line="360" w:lineRule="auto"/>
        <w:ind w:left="2880"/>
        <w:rPr>
          <w:rFonts w:ascii="Cambria" w:hAnsi="Cambria" w:eastAsia="Cambria" w:cs="Cambria"/>
          <w:color w:val="000000" w:themeColor="text1"/>
          <w:sz w:val="24"/>
          <w:szCs w:val="24"/>
        </w:rPr>
      </w:pPr>
      <w:r w:rsidRPr="48013E08">
        <w:rPr>
          <w:rFonts w:ascii="Cambria" w:hAnsi="Cambria"/>
          <w:sz w:val="24"/>
          <w:szCs w:val="24"/>
        </w:rPr>
        <w:t>No Scoring needed</w:t>
      </w:r>
    </w:p>
    <w:p w:rsidR="5FDBE22B" w:rsidP="003B7E9D" w:rsidRDefault="5FDBE22B" w14:paraId="23C2470D" w14:textId="77777777">
      <w:pPr>
        <w:pStyle w:val="ListParagraph"/>
        <w:numPr>
          <w:ilvl w:val="0"/>
          <w:numId w:val="15"/>
        </w:numPr>
        <w:spacing w:line="360" w:lineRule="auto"/>
        <w:ind w:left="2880"/>
        <w:rPr>
          <w:rFonts w:ascii="Cambria" w:hAnsi="Cambria" w:eastAsia="Cambria" w:cs="Cambria"/>
          <w:color w:val="000000" w:themeColor="text1"/>
          <w:sz w:val="24"/>
          <w:szCs w:val="24"/>
        </w:rPr>
      </w:pPr>
      <w:r w:rsidRPr="48013E08">
        <w:rPr>
          <w:rFonts w:ascii="Cambria" w:hAnsi="Cambria"/>
          <w:sz w:val="24"/>
          <w:szCs w:val="24"/>
        </w:rPr>
        <w:t>Correct Only</w:t>
      </w:r>
    </w:p>
    <w:p w:rsidRPr="007415B6" w:rsidR="00A90601" w:rsidP="003B7E9D" w:rsidRDefault="5FDBE22B" w14:paraId="767797F0" w14:textId="53E08D43">
      <w:pPr>
        <w:pStyle w:val="ListParagraph"/>
        <w:numPr>
          <w:ilvl w:val="0"/>
          <w:numId w:val="15"/>
        </w:numPr>
        <w:spacing w:line="360" w:lineRule="auto"/>
        <w:rPr>
          <w:rFonts w:ascii="Cambria" w:hAnsi="Cambria" w:eastAsia="Cambria" w:cs="Cambria"/>
          <w:color w:val="000000" w:themeColor="text1"/>
          <w:sz w:val="24"/>
          <w:szCs w:val="24"/>
        </w:rPr>
      </w:pPr>
      <w:r w:rsidRPr="4BDBA238" w:rsidR="5FDBE22B">
        <w:rPr>
          <w:rFonts w:ascii="Cambria" w:hAnsi="Cambria"/>
          <w:sz w:val="24"/>
          <w:szCs w:val="24"/>
        </w:rPr>
        <w:t>Partial Credit</w:t>
      </w:r>
      <w:commentRangeEnd w:id="1215570736"/>
      <w:r>
        <w:rPr>
          <w:rStyle w:val="CommentReference"/>
        </w:rPr>
        <w:commentReference w:id="1215570736"/>
      </w:r>
    </w:p>
    <w:p w:rsidR="00A40874" w:rsidP="003B7E9D" w:rsidRDefault="00A40874" w14:paraId="39644A87" w14:textId="7A028B8B">
      <w:pPr>
        <w:pStyle w:val="ListParagraph"/>
        <w:numPr>
          <w:ilvl w:val="2"/>
          <w:numId w:val="1"/>
        </w:numPr>
        <w:spacing w:line="360" w:lineRule="auto"/>
        <w:rPr>
          <w:rFonts w:ascii="Cambria" w:hAnsi="Cambria"/>
          <w:sz w:val="24"/>
          <w:szCs w:val="24"/>
        </w:rPr>
      </w:pPr>
      <w:r w:rsidRPr="48013E08">
        <w:rPr>
          <w:rFonts w:ascii="Cambria" w:hAnsi="Cambria"/>
          <w:sz w:val="24"/>
          <w:szCs w:val="24"/>
        </w:rPr>
        <w:t xml:space="preserve">The Scoring types for </w:t>
      </w:r>
      <w:r w:rsidR="003B7E9D">
        <w:rPr>
          <w:rFonts w:ascii="Cambria" w:hAnsi="Cambria"/>
          <w:sz w:val="24"/>
          <w:szCs w:val="24"/>
        </w:rPr>
        <w:t>Drop-down</w:t>
      </w:r>
      <w:r w:rsidRPr="00A40874">
        <w:rPr>
          <w:rFonts w:ascii="Cambria" w:hAnsi="Cambria"/>
          <w:sz w:val="24"/>
          <w:szCs w:val="24"/>
        </w:rPr>
        <w:t xml:space="preserve"> </w:t>
      </w:r>
      <w:r w:rsidRPr="48013E08">
        <w:rPr>
          <w:rFonts w:ascii="Cambria" w:hAnsi="Cambria"/>
          <w:sz w:val="24"/>
          <w:szCs w:val="24"/>
        </w:rPr>
        <w:t>are</w:t>
      </w:r>
    </w:p>
    <w:p w:rsidRPr="00A40874" w:rsidR="00A40874" w:rsidP="003B7E9D" w:rsidRDefault="00A40874" w14:paraId="747E685A" w14:textId="77777777">
      <w:pPr>
        <w:pStyle w:val="ListParagraph"/>
        <w:numPr>
          <w:ilvl w:val="3"/>
          <w:numId w:val="1"/>
        </w:numPr>
        <w:spacing w:line="360" w:lineRule="auto"/>
        <w:rPr>
          <w:rFonts w:ascii="Cambria" w:hAnsi="Cambria"/>
          <w:sz w:val="24"/>
          <w:szCs w:val="24"/>
        </w:rPr>
      </w:pPr>
      <w:r w:rsidRPr="00A40874">
        <w:rPr>
          <w:rFonts w:ascii="Cambria" w:hAnsi="Cambria"/>
          <w:sz w:val="24"/>
          <w:szCs w:val="24"/>
        </w:rPr>
        <w:t>No Scoring needed </w:t>
      </w:r>
    </w:p>
    <w:p w:rsidRPr="00A40874" w:rsidR="00A40874" w:rsidP="003B7E9D" w:rsidRDefault="00A40874" w14:paraId="30762C66" w14:textId="77777777">
      <w:pPr>
        <w:pStyle w:val="ListParagraph"/>
        <w:numPr>
          <w:ilvl w:val="3"/>
          <w:numId w:val="1"/>
        </w:numPr>
        <w:spacing w:line="360" w:lineRule="auto"/>
        <w:rPr>
          <w:rFonts w:ascii="Cambria" w:hAnsi="Cambria"/>
          <w:sz w:val="24"/>
          <w:szCs w:val="24"/>
        </w:rPr>
      </w:pPr>
      <w:r w:rsidRPr="00A40874">
        <w:rPr>
          <w:rFonts w:ascii="Cambria" w:hAnsi="Cambria"/>
          <w:sz w:val="24"/>
          <w:szCs w:val="24"/>
        </w:rPr>
        <w:t>Correct Only </w:t>
      </w:r>
    </w:p>
    <w:p w:rsidRPr="00A40874" w:rsidR="00A40874" w:rsidP="003B7E9D" w:rsidRDefault="00A40874" w14:paraId="40920784" w14:textId="77777777">
      <w:pPr>
        <w:pStyle w:val="ListParagraph"/>
        <w:numPr>
          <w:ilvl w:val="3"/>
          <w:numId w:val="1"/>
        </w:numPr>
        <w:spacing w:line="360" w:lineRule="auto"/>
        <w:rPr>
          <w:rFonts w:ascii="Cambria" w:hAnsi="Cambria"/>
          <w:sz w:val="24"/>
          <w:szCs w:val="24"/>
        </w:rPr>
      </w:pPr>
      <w:r w:rsidRPr="00A40874">
        <w:rPr>
          <w:rFonts w:ascii="Cambria" w:hAnsi="Cambria"/>
          <w:sz w:val="24"/>
          <w:szCs w:val="24"/>
        </w:rPr>
        <w:t>Subtractive Model </w:t>
      </w:r>
    </w:p>
    <w:p w:rsidRPr="00A40874" w:rsidR="00A40874" w:rsidP="003B7E9D" w:rsidRDefault="00A40874" w14:paraId="3D373137" w14:textId="77777777">
      <w:pPr>
        <w:pStyle w:val="ListParagraph"/>
        <w:numPr>
          <w:ilvl w:val="3"/>
          <w:numId w:val="1"/>
        </w:numPr>
        <w:spacing w:line="360" w:lineRule="auto"/>
        <w:rPr>
          <w:rFonts w:ascii="Cambria" w:hAnsi="Cambria"/>
          <w:sz w:val="24"/>
          <w:szCs w:val="24"/>
        </w:rPr>
      </w:pPr>
      <w:r w:rsidRPr="00A40874">
        <w:rPr>
          <w:rFonts w:ascii="Cambria" w:hAnsi="Cambria"/>
          <w:sz w:val="24"/>
          <w:szCs w:val="24"/>
        </w:rPr>
        <w:t>Collapsed Quota </w:t>
      </w:r>
    </w:p>
    <w:p w:rsidRPr="00A40874" w:rsidR="00A40874" w:rsidP="003B7E9D" w:rsidRDefault="00A40874" w14:paraId="0967D1CB" w14:textId="77777777">
      <w:pPr>
        <w:pStyle w:val="ListParagraph"/>
        <w:numPr>
          <w:ilvl w:val="3"/>
          <w:numId w:val="1"/>
        </w:numPr>
        <w:spacing w:line="360" w:lineRule="auto"/>
        <w:rPr>
          <w:rFonts w:ascii="Cambria" w:hAnsi="Cambria"/>
          <w:sz w:val="24"/>
          <w:szCs w:val="24"/>
        </w:rPr>
      </w:pPr>
      <w:r w:rsidRPr="00A40874">
        <w:rPr>
          <w:rFonts w:ascii="Cambria" w:hAnsi="Cambria"/>
          <w:sz w:val="24"/>
          <w:szCs w:val="24"/>
        </w:rPr>
        <w:t>Partial Quota </w:t>
      </w:r>
    </w:p>
    <w:p w:rsidRPr="00A40874" w:rsidR="007415B6" w:rsidP="003B7E9D" w:rsidRDefault="00A40874" w14:paraId="20B862EC" w14:textId="4D4D40DD">
      <w:pPr>
        <w:pStyle w:val="ListParagraph"/>
        <w:numPr>
          <w:ilvl w:val="3"/>
          <w:numId w:val="1"/>
        </w:numPr>
        <w:spacing w:line="360" w:lineRule="auto"/>
        <w:rPr>
          <w:rFonts w:ascii="Cambria" w:hAnsi="Cambria" w:eastAsia="Cambria" w:cs="Cambria"/>
          <w:color w:val="000000" w:themeColor="text1"/>
          <w:sz w:val="24"/>
          <w:szCs w:val="24"/>
        </w:rPr>
      </w:pPr>
      <w:r w:rsidRPr="00A40874">
        <w:rPr>
          <w:rFonts w:ascii="Cambria" w:hAnsi="Cambria"/>
          <w:sz w:val="24"/>
          <w:szCs w:val="24"/>
        </w:rPr>
        <w:t>Partial Credit </w:t>
      </w:r>
    </w:p>
    <w:p w:rsidR="00693746" w:rsidP="00693746" w:rsidRDefault="00DA55D0" w14:paraId="539BB832" w14:textId="113755EC">
      <w:pPr>
        <w:pStyle w:val="Heading2"/>
      </w:pPr>
      <w:bookmarkStart w:name="_Toc1115720299" w:id="4"/>
      <w:r>
        <w:lastRenderedPageBreak/>
        <w:t>Item Validation Rules</w:t>
      </w:r>
      <w:bookmarkEnd w:id="4"/>
    </w:p>
    <w:p w:rsidRPr="00693746" w:rsidR="00693746" w:rsidP="48013E08" w:rsidRDefault="3D67DC63" w14:paraId="29D6E6AE" w14:textId="77777777">
      <w:pPr>
        <w:spacing w:before="120" w:after="120"/>
        <w:ind w:left="1418"/>
        <w:rPr>
          <w:rFonts w:ascii="Cambria" w:hAnsi="Cambria"/>
          <w:sz w:val="24"/>
          <w:szCs w:val="24"/>
        </w:rPr>
      </w:pPr>
      <w:r w:rsidRPr="48013E08">
        <w:rPr>
          <w:rFonts w:ascii="Cambria" w:hAnsi="Cambria"/>
          <w:sz w:val="24"/>
          <w:szCs w:val="24"/>
        </w:rPr>
        <w:t xml:space="preserve">These are the </w:t>
      </w:r>
      <w:r w:rsidRPr="48013E08" w:rsidR="3D79F630">
        <w:rPr>
          <w:rFonts w:ascii="Cambria" w:hAnsi="Cambria"/>
          <w:sz w:val="24"/>
          <w:szCs w:val="24"/>
        </w:rPr>
        <w:t>validations used in this item</w:t>
      </w:r>
    </w:p>
    <w:p w:rsidR="00430D76" w:rsidP="004E6AA1" w:rsidRDefault="7461B885" w14:paraId="66883848" w14:textId="46A91277">
      <w:pPr>
        <w:pStyle w:val="ListParagraph"/>
        <w:numPr>
          <w:ilvl w:val="0"/>
          <w:numId w:val="16"/>
        </w:numPr>
        <w:spacing w:before="120" w:after="120"/>
        <w:rPr>
          <w:rFonts w:ascii="Cambria" w:hAnsi="Cambria" w:eastAsia="Cambria" w:cs="Cambria"/>
          <w:color w:val="000000" w:themeColor="text1"/>
          <w:sz w:val="24"/>
          <w:szCs w:val="24"/>
        </w:rPr>
      </w:pPr>
      <w:r w:rsidRPr="48013E08">
        <w:rPr>
          <w:rFonts w:ascii="Cambria" w:hAnsi="Cambria"/>
          <w:sz w:val="24"/>
          <w:szCs w:val="24"/>
        </w:rPr>
        <w:t xml:space="preserve">CORRECT_ANSWER_REQUIRED_LEN- The correct Answer is required.  </w:t>
      </w:r>
    </w:p>
    <w:p w:rsidR="00430D76" w:rsidP="004E6AA1" w:rsidRDefault="7461B885" w14:paraId="221FFD6A" w14:textId="5F3636AC">
      <w:pPr>
        <w:pStyle w:val="ListParagraph"/>
        <w:numPr>
          <w:ilvl w:val="0"/>
          <w:numId w:val="16"/>
        </w:numPr>
        <w:spacing w:before="120" w:after="120"/>
        <w:rPr>
          <w:rFonts w:ascii="Cambria" w:hAnsi="Cambria" w:eastAsia="Cambria" w:cs="Cambria"/>
          <w:color w:val="000000" w:themeColor="text1"/>
          <w:sz w:val="24"/>
          <w:szCs w:val="24"/>
        </w:rPr>
      </w:pPr>
      <w:r w:rsidRPr="48013E08">
        <w:rPr>
          <w:rFonts w:ascii="Cambria" w:hAnsi="Cambria"/>
          <w:sz w:val="24"/>
          <w:szCs w:val="24"/>
        </w:rPr>
        <w:t xml:space="preserve">SCORE_METHOD_REQUIRED- Scoring Method is required.  </w:t>
      </w:r>
    </w:p>
    <w:p w:rsidR="00430D76" w:rsidP="004E6AA1" w:rsidRDefault="7461B885" w14:paraId="6522800F" w14:textId="27BE2EFC">
      <w:pPr>
        <w:pStyle w:val="ListParagraph"/>
        <w:numPr>
          <w:ilvl w:val="0"/>
          <w:numId w:val="16"/>
        </w:numPr>
        <w:spacing w:before="120" w:after="120"/>
        <w:rPr>
          <w:rFonts w:ascii="Cambria" w:hAnsi="Cambria" w:eastAsia="Cambria" w:cs="Cambria"/>
          <w:color w:val="000000" w:themeColor="text1"/>
          <w:sz w:val="24"/>
          <w:szCs w:val="24"/>
        </w:rPr>
      </w:pPr>
      <w:r w:rsidRPr="48013E08">
        <w:rPr>
          <w:rFonts w:ascii="Cambria" w:hAnsi="Cambria"/>
          <w:sz w:val="24"/>
          <w:szCs w:val="24"/>
        </w:rPr>
        <w:t>MAX_SCORE_REQUIRED - Maximum Score is r</w:t>
      </w:r>
      <w:r w:rsidR="000955AE">
        <w:rPr>
          <w:rFonts w:ascii="Cambria" w:hAnsi="Cambria"/>
          <w:sz w:val="24"/>
          <w:szCs w:val="24"/>
        </w:rPr>
        <w:t>equired and it cannot be zero.</w:t>
      </w:r>
    </w:p>
    <w:p w:rsidR="00430D76" w:rsidP="004E6AA1" w:rsidRDefault="7461B885" w14:paraId="53554C0E" w14:textId="1043FA48">
      <w:pPr>
        <w:pStyle w:val="ListParagraph"/>
        <w:numPr>
          <w:ilvl w:val="0"/>
          <w:numId w:val="16"/>
        </w:numPr>
        <w:spacing w:before="120" w:after="120"/>
        <w:rPr>
          <w:rFonts w:ascii="Cambria" w:hAnsi="Cambria" w:eastAsia="Cambria" w:cs="Cambria"/>
          <w:color w:val="000000" w:themeColor="text1"/>
          <w:sz w:val="24"/>
          <w:szCs w:val="24"/>
        </w:rPr>
      </w:pPr>
      <w:r w:rsidRPr="48013E08">
        <w:rPr>
          <w:rFonts w:ascii="Cambria" w:hAnsi="Cambria"/>
          <w:sz w:val="24"/>
          <w:szCs w:val="24"/>
        </w:rPr>
        <w:t xml:space="preserve">SCORE_EXCEED - Total score cannot be greater than maximum score. </w:t>
      </w:r>
    </w:p>
    <w:p w:rsidR="00430D76" w:rsidP="004E6AA1" w:rsidRDefault="7461B885" w14:paraId="530E2090" w14:textId="7AFE7E66">
      <w:pPr>
        <w:pStyle w:val="ListParagraph"/>
        <w:numPr>
          <w:ilvl w:val="0"/>
          <w:numId w:val="16"/>
        </w:numPr>
        <w:spacing w:before="120" w:after="120"/>
        <w:rPr>
          <w:rFonts w:ascii="Cambria" w:hAnsi="Cambria" w:eastAsia="Cambria" w:cs="Cambria"/>
          <w:color w:val="000000" w:themeColor="text1"/>
          <w:sz w:val="24"/>
          <w:szCs w:val="24"/>
        </w:rPr>
      </w:pPr>
      <w:r w:rsidRPr="48013E08">
        <w:rPr>
          <w:rFonts w:ascii="Cambria" w:hAnsi="Cambria"/>
          <w:sz w:val="24"/>
          <w:szCs w:val="24"/>
        </w:rPr>
        <w:t>SCORE_DECEED - Total score cannot be less than maximum score.</w:t>
      </w:r>
    </w:p>
    <w:p w:rsidR="00430D76" w:rsidP="004E6AA1" w:rsidRDefault="7461B885" w14:paraId="42133B7D" w14:textId="42DEDE2F">
      <w:pPr>
        <w:pStyle w:val="ListParagraph"/>
        <w:numPr>
          <w:ilvl w:val="0"/>
          <w:numId w:val="16"/>
        </w:numPr>
        <w:spacing w:before="120" w:after="120"/>
        <w:rPr>
          <w:rFonts w:ascii="Cambria" w:hAnsi="Cambria" w:eastAsia="Cambria" w:cs="Cambria"/>
          <w:color w:val="000000" w:themeColor="text1"/>
          <w:sz w:val="24"/>
          <w:szCs w:val="24"/>
        </w:rPr>
      </w:pPr>
      <w:r w:rsidRPr="48013E08">
        <w:rPr>
          <w:rFonts w:ascii="Cambria" w:hAnsi="Cambria"/>
          <w:sz w:val="24"/>
          <w:szCs w:val="24"/>
        </w:rPr>
        <w:t xml:space="preserve">SCORE_NEGATIVE - Score must be between zero and the maximum. </w:t>
      </w:r>
    </w:p>
    <w:p w:rsidRPr="000955AE" w:rsidR="000955AE" w:rsidP="004E6AA1" w:rsidRDefault="7461B885" w14:paraId="25475354" w14:textId="77777777">
      <w:pPr>
        <w:pStyle w:val="ListParagraph"/>
        <w:numPr>
          <w:ilvl w:val="0"/>
          <w:numId w:val="16"/>
        </w:numPr>
        <w:spacing w:before="120" w:after="120"/>
        <w:rPr>
          <w:rFonts w:ascii="Cambria" w:hAnsi="Cambria"/>
          <w:sz w:val="24"/>
          <w:szCs w:val="24"/>
        </w:rPr>
      </w:pPr>
      <w:r w:rsidRPr="000955AE">
        <w:rPr>
          <w:rFonts w:ascii="Cambria" w:hAnsi="Cambria"/>
          <w:sz w:val="24"/>
          <w:szCs w:val="24"/>
        </w:rPr>
        <w:t>CONTENT_CODE_SUGGESTED – At least one primary content code should be selected.</w:t>
      </w:r>
    </w:p>
    <w:p w:rsidRPr="00A90601" w:rsidR="00A90601" w:rsidP="004E6AA1" w:rsidRDefault="00A90601" w14:paraId="3521EAA2" w14:textId="3C5488E5">
      <w:pPr>
        <w:pStyle w:val="ListParagraph"/>
        <w:numPr>
          <w:ilvl w:val="0"/>
          <w:numId w:val="16"/>
        </w:numPr>
        <w:spacing w:before="120" w:after="120"/>
        <w:rPr>
          <w:rFonts w:ascii="Cambria" w:hAnsi="Cambria"/>
          <w:sz w:val="24"/>
          <w:szCs w:val="24"/>
        </w:rPr>
      </w:pPr>
      <w:r w:rsidRPr="000955AE">
        <w:rPr>
          <w:rFonts w:ascii="Cambria" w:hAnsi="Cambria"/>
          <w:sz w:val="24"/>
          <w:szCs w:val="24"/>
        </w:rPr>
        <w:t>KEY_HAS_SPACES_OR_SPL_CHARS - Key has spaces and/or special characters </w:t>
      </w:r>
    </w:p>
    <w:p w:rsidRPr="00A90601" w:rsidR="00A90601" w:rsidP="004E6AA1" w:rsidRDefault="00A90601" w14:paraId="71331055" w14:textId="77777777">
      <w:pPr>
        <w:pStyle w:val="ListParagraph"/>
        <w:numPr>
          <w:ilvl w:val="0"/>
          <w:numId w:val="16"/>
        </w:numPr>
        <w:spacing w:before="120" w:after="120"/>
        <w:rPr>
          <w:rFonts w:ascii="Cambria" w:hAnsi="Cambria"/>
          <w:sz w:val="24"/>
          <w:szCs w:val="24"/>
        </w:rPr>
      </w:pPr>
      <w:r w:rsidRPr="000955AE">
        <w:rPr>
          <w:rFonts w:ascii="Cambria" w:hAnsi="Cambria"/>
          <w:sz w:val="24"/>
          <w:szCs w:val="24"/>
        </w:rPr>
        <w:t>CONFIRM_ANSWER_OPTION - Please confirm answer option selection </w:t>
      </w:r>
    </w:p>
    <w:p w:rsidRPr="00A40874" w:rsidR="00A90601" w:rsidP="004E6AA1" w:rsidRDefault="00A90601" w14:paraId="2E61C6A6" w14:textId="4452A5FA">
      <w:pPr>
        <w:pStyle w:val="ListParagraph"/>
        <w:numPr>
          <w:ilvl w:val="0"/>
          <w:numId w:val="16"/>
        </w:numPr>
        <w:spacing w:before="120" w:after="120"/>
        <w:rPr>
          <w:rFonts w:ascii="Cambria" w:hAnsi="Cambria" w:eastAsia="Cambria" w:cs="Cambria"/>
          <w:color w:val="000000" w:themeColor="text1"/>
          <w:sz w:val="24"/>
          <w:szCs w:val="24"/>
        </w:rPr>
      </w:pPr>
      <w:r w:rsidRPr="000955AE">
        <w:rPr>
          <w:rFonts w:ascii="Cambria" w:hAnsi="Cambria"/>
          <w:sz w:val="24"/>
          <w:szCs w:val="24"/>
        </w:rPr>
        <w:t>RESPONSE_TYPE_REQUIRED - Response Type (alphanumeric or numeric) is required </w:t>
      </w:r>
    </w:p>
    <w:p w:rsidR="00A40874" w:rsidP="004E6AA1" w:rsidRDefault="00A40874" w14:paraId="5653278E" w14:textId="77777777">
      <w:pPr>
        <w:pStyle w:val="paragraph"/>
        <w:numPr>
          <w:ilvl w:val="0"/>
          <w:numId w:val="16"/>
        </w:numPr>
        <w:spacing w:before="100" w:after="100"/>
        <w:textAlignment w:val="baseline"/>
        <w:rPr>
          <w:rFonts w:ascii="Cambria" w:hAnsi="Cambria"/>
          <w:color w:val="000000"/>
        </w:rPr>
      </w:pPr>
      <w:r>
        <w:rPr>
          <w:rStyle w:val="normaltextrun"/>
          <w:rFonts w:ascii="Cambria" w:hAnsi="Cambria" w:eastAsiaTheme="majorEastAsia"/>
          <w:color w:val="000000"/>
        </w:rPr>
        <w:t xml:space="preserve">COLLAPSED_QUOTA_SCORING_TABLE- Collapsed partial quota scoring table has been generated. </w:t>
      </w:r>
      <w:r>
        <w:rPr>
          <w:rStyle w:val="eop"/>
          <w:rFonts w:ascii="Cambria" w:hAnsi="Cambria" w:eastAsiaTheme="majorEastAsia"/>
          <w:color w:val="000000"/>
        </w:rPr>
        <w:t> </w:t>
      </w:r>
    </w:p>
    <w:p w:rsidR="00A40874" w:rsidP="004E6AA1" w:rsidRDefault="00A40874" w14:paraId="4F215604" w14:textId="77777777">
      <w:pPr>
        <w:pStyle w:val="paragraph"/>
        <w:numPr>
          <w:ilvl w:val="0"/>
          <w:numId w:val="16"/>
        </w:numPr>
        <w:spacing w:before="100" w:after="100"/>
        <w:textAlignment w:val="baseline"/>
        <w:rPr>
          <w:rFonts w:ascii="Cambria" w:hAnsi="Cambria"/>
          <w:color w:val="000000"/>
        </w:rPr>
      </w:pPr>
      <w:r>
        <w:rPr>
          <w:rStyle w:val="normaltextrun"/>
          <w:rFonts w:ascii="Cambria" w:hAnsi="Cambria" w:eastAsiaTheme="majorEastAsia"/>
          <w:color w:val="000000"/>
        </w:rPr>
        <w:t xml:space="preserve">SET_SCORE_0_ON_ALL_CHOICES- Score Zero if All Response Options Selected. </w:t>
      </w:r>
      <w:r>
        <w:rPr>
          <w:rStyle w:val="eop"/>
          <w:rFonts w:ascii="Cambria" w:hAnsi="Cambria" w:eastAsiaTheme="majorEastAsia"/>
          <w:color w:val="000000"/>
        </w:rPr>
        <w:t> </w:t>
      </w:r>
    </w:p>
    <w:p w:rsidR="00A40874" w:rsidP="004E6AA1" w:rsidRDefault="00A40874" w14:paraId="519D4B3F" w14:textId="77777777">
      <w:pPr>
        <w:pStyle w:val="paragraph"/>
        <w:numPr>
          <w:ilvl w:val="0"/>
          <w:numId w:val="16"/>
        </w:numPr>
        <w:spacing w:before="100" w:after="100"/>
        <w:textAlignment w:val="baseline"/>
        <w:rPr>
          <w:rFonts w:ascii="Cambria" w:hAnsi="Cambria"/>
          <w:color w:val="000000"/>
        </w:rPr>
      </w:pPr>
      <w:r>
        <w:rPr>
          <w:rStyle w:val="normaltextrun"/>
          <w:rFonts w:ascii="Cambria" w:hAnsi="Cambria" w:eastAsiaTheme="majorEastAsia"/>
          <w:color w:val="000000"/>
        </w:rPr>
        <w:t>SUM_TO_MAX_SCORE- For subtractive scoring all options must sum to the max score.    </w:t>
      </w:r>
      <w:r>
        <w:rPr>
          <w:rStyle w:val="eop"/>
          <w:rFonts w:ascii="Cambria" w:hAnsi="Cambria" w:eastAsiaTheme="majorEastAsia"/>
          <w:color w:val="000000"/>
        </w:rPr>
        <w:t> </w:t>
      </w:r>
    </w:p>
    <w:p w:rsidR="00A40874" w:rsidP="004E6AA1" w:rsidRDefault="00A40874" w14:paraId="1A5C86E2" w14:textId="77777777">
      <w:pPr>
        <w:pStyle w:val="paragraph"/>
        <w:numPr>
          <w:ilvl w:val="0"/>
          <w:numId w:val="16"/>
        </w:numPr>
        <w:spacing w:before="100" w:after="100"/>
        <w:textAlignment w:val="baseline"/>
        <w:rPr>
          <w:rFonts w:ascii="Cambria" w:hAnsi="Cambria"/>
          <w:color w:val="000000"/>
        </w:rPr>
      </w:pPr>
      <w:r>
        <w:rPr>
          <w:rStyle w:val="normaltextrun"/>
          <w:rFonts w:ascii="Cambria" w:hAnsi="Cambria" w:eastAsiaTheme="majorEastAsia"/>
          <w:color w:val="000000"/>
        </w:rPr>
        <w:t>MAX_EXCEED- For collapsed quota, max must be less than number of responses.  </w:t>
      </w:r>
      <w:r>
        <w:rPr>
          <w:rStyle w:val="eop"/>
          <w:rFonts w:ascii="Cambria" w:hAnsi="Cambria" w:eastAsiaTheme="majorEastAsia"/>
          <w:color w:val="000000"/>
        </w:rPr>
        <w:t> </w:t>
      </w:r>
    </w:p>
    <w:p w:rsidR="00A40874" w:rsidP="004E6AA1" w:rsidRDefault="00A40874" w14:paraId="6AAF3B27" w14:textId="77777777">
      <w:pPr>
        <w:pStyle w:val="paragraph"/>
        <w:numPr>
          <w:ilvl w:val="0"/>
          <w:numId w:val="16"/>
        </w:numPr>
        <w:spacing w:before="100" w:after="100"/>
        <w:textAlignment w:val="baseline"/>
        <w:rPr>
          <w:rFonts w:ascii="Cambria" w:hAnsi="Cambria"/>
          <w:color w:val="000000"/>
        </w:rPr>
      </w:pPr>
      <w:r>
        <w:rPr>
          <w:rStyle w:val="normaltextrun"/>
          <w:rFonts w:ascii="Cambria" w:hAnsi="Cambria" w:eastAsiaTheme="majorEastAsia"/>
          <w:color w:val="000000"/>
        </w:rPr>
        <w:t>MAX_LESSTHAN_MIN - Maximum cannot be less than the minimum.</w:t>
      </w:r>
      <w:r>
        <w:rPr>
          <w:rStyle w:val="eop"/>
          <w:rFonts w:ascii="Cambria" w:hAnsi="Cambria" w:eastAsiaTheme="majorEastAsia"/>
          <w:color w:val="000000"/>
        </w:rPr>
        <w:t> </w:t>
      </w:r>
    </w:p>
    <w:p w:rsidR="00A40874" w:rsidP="004E6AA1" w:rsidRDefault="00A40874" w14:paraId="5F7D4A11" w14:textId="77777777">
      <w:pPr>
        <w:pStyle w:val="paragraph"/>
        <w:numPr>
          <w:ilvl w:val="0"/>
          <w:numId w:val="16"/>
        </w:numPr>
        <w:spacing w:before="100" w:after="100"/>
        <w:textAlignment w:val="baseline"/>
        <w:rPr>
          <w:rFonts w:ascii="Cambria" w:hAnsi="Cambria"/>
          <w:color w:val="000000"/>
        </w:rPr>
      </w:pPr>
      <w:r>
        <w:rPr>
          <w:rStyle w:val="normaltextrun"/>
          <w:rFonts w:ascii="Cambria" w:hAnsi="Cambria" w:eastAsiaTheme="majorEastAsia"/>
          <w:color w:val="000000"/>
        </w:rPr>
        <w:t>MINMAX_NEGATIVE - Minimum must be between 1 and max score.  </w:t>
      </w:r>
      <w:r>
        <w:rPr>
          <w:rStyle w:val="eop"/>
          <w:rFonts w:ascii="Cambria" w:hAnsi="Cambria" w:eastAsiaTheme="majorEastAsia"/>
          <w:color w:val="000000"/>
        </w:rPr>
        <w:t> </w:t>
      </w:r>
    </w:p>
    <w:p w:rsidR="00A40874" w:rsidP="004E6AA1" w:rsidRDefault="00A40874" w14:paraId="648F5487" w14:textId="77777777">
      <w:pPr>
        <w:pStyle w:val="paragraph"/>
        <w:numPr>
          <w:ilvl w:val="0"/>
          <w:numId w:val="16"/>
        </w:numPr>
        <w:spacing w:before="100" w:after="100"/>
        <w:textAlignment w:val="baseline"/>
        <w:rPr>
          <w:rFonts w:ascii="Cambria" w:hAnsi="Cambria"/>
          <w:color w:val="000000"/>
        </w:rPr>
      </w:pPr>
      <w:r>
        <w:rPr>
          <w:rStyle w:val="normaltextrun"/>
          <w:rFonts w:ascii="Cambria" w:hAnsi="Cambria" w:eastAsiaTheme="majorEastAsia"/>
          <w:color w:val="000000"/>
        </w:rPr>
        <w:t>FIRST_MIN- For collapsed quota, first minimum should be 1. </w:t>
      </w:r>
      <w:r>
        <w:rPr>
          <w:rStyle w:val="eop"/>
          <w:rFonts w:ascii="Cambria" w:hAnsi="Cambria" w:eastAsiaTheme="majorEastAsia"/>
          <w:color w:val="000000"/>
        </w:rPr>
        <w:t> </w:t>
      </w:r>
    </w:p>
    <w:p w:rsidRPr="00693746" w:rsidR="00430D76" w:rsidP="00430D76" w:rsidRDefault="00430D76" w14:paraId="0CA56DCE" w14:textId="77777777">
      <w:pPr>
        <w:pStyle w:val="ListParagraph"/>
        <w:ind w:left="2160"/>
        <w:jc w:val="both"/>
        <w:rPr>
          <w:rFonts w:ascii="Cambria" w:hAnsi="Cambria" w:eastAsia="Cambria" w:cs="Cambria"/>
          <w:color w:val="000000" w:themeColor="text1"/>
          <w:sz w:val="24"/>
          <w:szCs w:val="24"/>
        </w:rPr>
      </w:pPr>
    </w:p>
    <w:p w:rsidR="000955AE" w:rsidP="000955AE" w:rsidRDefault="29B33F2E" w14:paraId="20AEB343" w14:textId="696F8CA2">
      <w:pPr>
        <w:ind w:left="1418"/>
        <w:jc w:val="both"/>
        <w:rPr>
          <w:rFonts w:ascii="Cambria" w:hAnsi="Cambria" w:eastAsia="Cambria" w:cs="Cambria"/>
          <w:b/>
          <w:bCs/>
          <w:color w:val="000000" w:themeColor="text1"/>
          <w:sz w:val="24"/>
          <w:szCs w:val="24"/>
          <w:u w:val="single"/>
        </w:rPr>
      </w:pPr>
      <w:r w:rsidRPr="67DF0FC7">
        <w:rPr>
          <w:rFonts w:ascii="Cambria" w:hAnsi="Cambria" w:eastAsia="Cambria" w:cs="Cambria"/>
          <w:b/>
          <w:bCs/>
          <w:color w:val="000000" w:themeColor="text1"/>
          <w:sz w:val="24"/>
          <w:szCs w:val="24"/>
        </w:rPr>
        <w:t xml:space="preserve"> </w:t>
      </w:r>
      <w:r w:rsidRPr="67DF0FC7">
        <w:rPr>
          <w:rFonts w:ascii="Cambria" w:hAnsi="Cambria" w:eastAsia="Cambria" w:cs="Cambria"/>
          <w:b/>
          <w:bCs/>
          <w:color w:val="000000" w:themeColor="text1"/>
          <w:sz w:val="24"/>
          <w:szCs w:val="24"/>
          <w:u w:val="single"/>
        </w:rPr>
        <w:t>Common Validations</w:t>
      </w:r>
    </w:p>
    <w:p w:rsidRPr="003B7E9D" w:rsidR="000955AE" w:rsidP="003B7E9D" w:rsidRDefault="000955AE" w14:paraId="77730CDF" w14:textId="198127C6">
      <w:pPr>
        <w:pStyle w:val="ListParagraph"/>
        <w:numPr>
          <w:ilvl w:val="0"/>
          <w:numId w:val="19"/>
        </w:numPr>
        <w:spacing w:line="360" w:lineRule="auto"/>
        <w:textAlignment w:val="baseline"/>
        <w:rPr>
          <w:rFonts w:ascii="Cambria" w:hAnsi="Cambria" w:eastAsia="Times New Roman" w:cs="Times New Roman"/>
          <w:sz w:val="24"/>
          <w:szCs w:val="24"/>
          <w:lang w:val="en-IN" w:eastAsia="en-IN"/>
        </w:rPr>
      </w:pPr>
      <w:r w:rsidRPr="03ADBAC0" w:rsidR="43DD67CE">
        <w:rPr>
          <w:rFonts w:ascii="Cambria" w:hAnsi="Cambria" w:eastAsia="Times New Roman" w:cs="Times New Roman"/>
          <w:sz w:val="24"/>
          <w:szCs w:val="24"/>
          <w:lang w:val="en-IN" w:eastAsia="en-IN"/>
        </w:rPr>
        <w:t>Attributes and Metadata accordion Content Area, Grade, Framework, Taxonomy, Cognitive category, testing program, Usage and Estimate of difficulty validations are included for this item</w:t>
      </w:r>
      <w:r w:rsidRPr="03ADBAC0" w:rsidR="44D38F8A">
        <w:rPr>
          <w:rFonts w:ascii="Cambria" w:hAnsi="Cambria" w:eastAsia="Times New Roman" w:cs="Times New Roman"/>
          <w:sz w:val="24"/>
          <w:szCs w:val="24"/>
          <w:lang w:val="en-IN" w:eastAsia="en-IN"/>
        </w:rPr>
        <w:t>.</w:t>
      </w:r>
    </w:p>
    <w:p w:rsidR="00DA55D0" w:rsidP="00DA55D0" w:rsidRDefault="429B05C4" w14:paraId="7511B67B" w14:textId="3FCCA07C">
      <w:pPr>
        <w:pStyle w:val="Heading2"/>
        <w:rPr/>
      </w:pPr>
      <w:bookmarkStart w:name="_Toc16354548" w:id="5"/>
      <w:r w:rsidR="0946E407">
        <w:rPr/>
        <w:t>Third Party Libraries Used</w:t>
      </w:r>
      <w:r w:rsidR="35DF3A8D">
        <w:rPr/>
        <w:t xml:space="preserve"> </w:t>
      </w:r>
      <w:bookmarkEnd w:id="5"/>
    </w:p>
    <w:p w:rsidR="1BBA0EF4" w:rsidP="03ADBAC0" w:rsidRDefault="1BBA0EF4" w14:paraId="5A9B31A9" w14:textId="30A4EF3E">
      <w:pPr>
        <w:pStyle w:val="ListParagraph"/>
        <w:numPr>
          <w:ilvl w:val="0"/>
          <w:numId w:val="19"/>
        </w:numPr>
        <w:spacing w:line="360" w:lineRule="auto"/>
        <w:rPr>
          <w:rFonts w:ascii="Cambria" w:hAnsi="Cambria" w:eastAsia="Times New Roman" w:cs="Times New Roman"/>
          <w:sz w:val="24"/>
          <w:szCs w:val="24"/>
          <w:lang w:val="en-IN" w:eastAsia="en-IN"/>
        </w:rPr>
      </w:pPr>
      <w:r w:rsidRPr="03ADBAC0" w:rsidR="1BBA0EF4">
        <w:rPr>
          <w:rFonts w:ascii="Cambria" w:hAnsi="Cambria" w:eastAsia="Times New Roman" w:cs="Times New Roman"/>
          <w:sz w:val="24"/>
          <w:szCs w:val="24"/>
          <w:lang w:val="en-IN" w:eastAsia="en-IN"/>
        </w:rPr>
        <w:t>Using CkEditor 5 custom plugin.</w:t>
      </w:r>
    </w:p>
    <w:p w:rsidR="2B45B7A1" w:rsidP="03ADBAC0" w:rsidRDefault="2B45B7A1" w14:paraId="36A2F244" w14:textId="6270AA9F">
      <w:pPr>
        <w:pStyle w:val="ListParagraph"/>
        <w:numPr>
          <w:ilvl w:val="3"/>
          <w:numId w:val="1"/>
        </w:numPr>
        <w:spacing w:line="360" w:lineRule="auto"/>
        <w:rPr>
          <w:rFonts w:ascii="Cambria" w:hAnsi="Cambria" w:eastAsia="Cambria" w:cs="Cambria"/>
          <w:color w:val="000000" w:themeColor="text1" w:themeTint="FF" w:themeShade="FF"/>
          <w:sz w:val="24"/>
          <w:szCs w:val="24"/>
          <w:lang w:val="en-IN" w:eastAsia="en-IN"/>
        </w:rPr>
      </w:pPr>
      <w:r w:rsidRPr="03ADBAC0" w:rsidR="2B45B7A1">
        <w:rPr>
          <w:rFonts w:ascii="Cambria" w:hAnsi="Cambria" w:eastAsia="Times New Roman" w:cs="Times New Roman"/>
          <w:sz w:val="24"/>
          <w:szCs w:val="24"/>
          <w:lang w:val="en-IN" w:eastAsia="en-IN"/>
        </w:rPr>
        <w:t>We have customized a plugin named as Item Response using Ckeditor 5.</w:t>
      </w:r>
    </w:p>
    <w:p w:rsidR="03ADBAC0" w:rsidP="03ADBAC0" w:rsidRDefault="03ADBAC0" w14:paraId="7436857E" w14:textId="1C782411">
      <w:pPr>
        <w:pStyle w:val="Normal"/>
        <w:spacing w:line="360" w:lineRule="auto"/>
        <w:ind w:left="2160"/>
        <w:rPr>
          <w:rFonts w:ascii="Cambria" w:hAnsi="Cambria" w:eastAsia="Times New Roman" w:cs="Times New Roman"/>
          <w:sz w:val="24"/>
          <w:szCs w:val="24"/>
          <w:lang w:val="en-IN" w:eastAsia="en-IN"/>
        </w:rPr>
      </w:pPr>
    </w:p>
    <w:p w:rsidR="00E221DD" w:rsidP="004E6AA1" w:rsidRDefault="3B09B649" w14:paraId="10E11338" w14:textId="3D9319B5">
      <w:pPr>
        <w:pStyle w:val="Heading1"/>
        <w:numPr>
          <w:ilvl w:val="0"/>
          <w:numId w:val="14"/>
        </w:numPr>
        <w:rPr/>
      </w:pPr>
      <w:bookmarkStart w:name="_Toc1838972338" w:id="6"/>
      <w:r w:rsidR="546DC5F7">
        <w:rPr/>
        <w:t>Item</w:t>
      </w:r>
      <w:r w:rsidR="337EA97A">
        <w:rPr/>
        <w:t xml:space="preserve"> </w:t>
      </w:r>
      <w:r w:rsidR="1A889068">
        <w:rPr/>
        <w:t xml:space="preserve">Content and </w:t>
      </w:r>
      <w:r w:rsidR="4922993C">
        <w:rPr/>
        <w:t xml:space="preserve">Response </w:t>
      </w:r>
      <w:bookmarkEnd w:id="6"/>
      <w:r w:rsidR="111A9AA4">
        <w:rPr/>
        <w:t>View</w:t>
      </w:r>
    </w:p>
    <w:p w:rsidR="74CAF6EA" w:rsidP="03ADBAC0" w:rsidRDefault="74CAF6EA" w14:paraId="1BBF2E20" w14:textId="2B975D23">
      <w:pPr>
        <w:pStyle w:val="ListParagraph"/>
        <w:numPr>
          <w:ilvl w:val="0"/>
          <w:numId w:val="24"/>
        </w:numPr>
        <w:spacing w:line="276" w:lineRule="auto"/>
        <w:rPr>
          <w:b w:val="0"/>
          <w:bCs w:val="0"/>
          <w:i w:val="0"/>
          <w:iCs w:val="0"/>
          <w:noProof w:val="0"/>
          <w:color w:val="000000" w:themeColor="text1" w:themeTint="FF" w:themeShade="FF"/>
          <w:sz w:val="24"/>
          <w:szCs w:val="24"/>
          <w:lang w:val="en-US"/>
        </w:rPr>
      </w:pPr>
      <w:r w:rsidRPr="03ADBAC0" w:rsidR="74CAF6EA">
        <w:rPr>
          <w:rFonts w:ascii="Cambria" w:hAnsi="Cambria" w:eastAsia="Cambria" w:cs="Cambria"/>
          <w:b w:val="0"/>
          <w:bCs w:val="0"/>
          <w:i w:val="0"/>
          <w:iCs w:val="0"/>
          <w:noProof w:val="0"/>
          <w:color w:val="000000" w:themeColor="text1" w:themeTint="FF" w:themeShade="FF"/>
          <w:sz w:val="24"/>
          <w:szCs w:val="24"/>
          <w:lang w:val="en-US"/>
        </w:rPr>
        <w:t>CB 1 SP preview (Constructed Response item)</w:t>
      </w:r>
    </w:p>
    <w:p w:rsidR="74CAF6EA" w:rsidP="438E5976" w:rsidRDefault="74CAF6EA" w14:paraId="614F46B8" w14:textId="7EFCE6CE">
      <w:pPr>
        <w:pStyle w:val="Normal"/>
        <w:spacing w:line="276" w:lineRule="auto"/>
        <w:ind w:left="0" w:firstLine="720"/>
      </w:pPr>
      <w:r w:rsidR="74CAF6EA">
        <w:drawing>
          <wp:inline wp14:editId="67B3B405" wp14:anchorId="14A8CD28">
            <wp:extent cx="5143500" cy="2419350"/>
            <wp:effectExtent l="0" t="0" r="0" b="0"/>
            <wp:docPr id="1639150475" name="" title=""/>
            <wp:cNvGraphicFramePr>
              <a:graphicFrameLocks noChangeAspect="1"/>
            </wp:cNvGraphicFramePr>
            <a:graphic>
              <a:graphicData uri="http://schemas.openxmlformats.org/drawingml/2006/picture">
                <pic:pic>
                  <pic:nvPicPr>
                    <pic:cNvPr id="0" name=""/>
                    <pic:cNvPicPr/>
                  </pic:nvPicPr>
                  <pic:blipFill>
                    <a:blip r:embed="R9b10996515834e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43500" cy="2419350"/>
                    </a:xfrm>
                    <a:prstGeom prst="rect">
                      <a:avLst/>
                    </a:prstGeom>
                  </pic:spPr>
                </pic:pic>
              </a:graphicData>
            </a:graphic>
          </wp:inline>
        </w:drawing>
      </w:r>
    </w:p>
    <w:p w:rsidR="03ADBAC0" w:rsidP="03ADBAC0" w:rsidRDefault="03ADBAC0" w14:paraId="1004A448" w14:textId="4CE7197F">
      <w:pPr>
        <w:pStyle w:val="Normal"/>
        <w:spacing w:line="276" w:lineRule="auto"/>
        <w:ind w:left="0"/>
      </w:pPr>
    </w:p>
    <w:p w:rsidR="74CAF6EA" w:rsidP="03ADBAC0" w:rsidRDefault="74CAF6EA" w14:paraId="06F7217E" w14:textId="2094568C">
      <w:pPr>
        <w:pStyle w:val="ListParagraph"/>
        <w:numPr>
          <w:ilvl w:val="0"/>
          <w:numId w:val="24"/>
        </w:numPr>
        <w:spacing w:line="276" w:lineRule="auto"/>
        <w:rPr>
          <w:rFonts w:ascii="Cambria" w:hAnsi="Cambria" w:eastAsia="Cambria" w:cs="Cambria"/>
          <w:b w:val="0"/>
          <w:bCs w:val="0"/>
          <w:i w:val="0"/>
          <w:iCs w:val="0"/>
          <w:noProof w:val="0"/>
          <w:color w:val="000000" w:themeColor="text1" w:themeTint="FF" w:themeShade="FF"/>
          <w:sz w:val="24"/>
          <w:szCs w:val="24"/>
          <w:lang w:val="en-US"/>
        </w:rPr>
      </w:pPr>
      <w:r w:rsidRPr="03ADBAC0" w:rsidR="74CAF6EA">
        <w:rPr>
          <w:rFonts w:ascii="Cambria" w:hAnsi="Cambria" w:eastAsia="Cambria" w:cs="Cambria"/>
          <w:b w:val="0"/>
          <w:bCs w:val="0"/>
          <w:i w:val="0"/>
          <w:iCs w:val="0"/>
          <w:noProof w:val="0"/>
          <w:color w:val="000000" w:themeColor="text1" w:themeTint="FF" w:themeShade="FF"/>
          <w:sz w:val="24"/>
          <w:szCs w:val="24"/>
          <w:lang w:val="en-US"/>
        </w:rPr>
        <w:t>CB 1 SP preview (Drop-down item)</w:t>
      </w:r>
    </w:p>
    <w:p w:rsidR="74CAF6EA" w:rsidP="438E5976" w:rsidRDefault="74CAF6EA" w14:paraId="0A5B2048" w14:textId="5092B976">
      <w:pPr>
        <w:pStyle w:val="Normal"/>
        <w:spacing w:line="276" w:lineRule="auto"/>
        <w:ind w:left="0" w:firstLine="720"/>
      </w:pPr>
      <w:r w:rsidR="74CAF6EA">
        <w:drawing>
          <wp:inline wp14:editId="1A7AB51E" wp14:anchorId="37AADCB9">
            <wp:extent cx="5162552" cy="2807097"/>
            <wp:effectExtent l="0" t="0" r="0" b="0"/>
            <wp:docPr id="1300427640" name="" title=""/>
            <wp:cNvGraphicFramePr>
              <a:graphicFrameLocks noChangeAspect="1"/>
            </wp:cNvGraphicFramePr>
            <a:graphic>
              <a:graphicData uri="http://schemas.openxmlformats.org/drawingml/2006/picture">
                <pic:pic>
                  <pic:nvPicPr>
                    <pic:cNvPr id="0" name=""/>
                    <pic:cNvPicPr/>
                  </pic:nvPicPr>
                  <pic:blipFill>
                    <a:blip r:embed="R3e47f9d02c6b49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2807097"/>
                    </a:xfrm>
                    <a:prstGeom prst="rect">
                      <a:avLst/>
                    </a:prstGeom>
                  </pic:spPr>
                </pic:pic>
              </a:graphicData>
            </a:graphic>
          </wp:inline>
        </w:drawing>
      </w:r>
    </w:p>
    <w:p w:rsidR="03ADBAC0" w:rsidP="03ADBAC0" w:rsidRDefault="03ADBAC0" w14:paraId="54110FF7" w14:textId="0713CC72">
      <w:pPr>
        <w:pStyle w:val="Normal"/>
        <w:spacing w:line="276" w:lineRule="auto"/>
        <w:ind w:left="0"/>
      </w:pPr>
    </w:p>
    <w:p w:rsidR="722E456C" w:rsidP="03ADBAC0" w:rsidRDefault="722E456C" w14:paraId="6261AC17" w14:textId="5A8543E4">
      <w:pPr>
        <w:pStyle w:val="ListParagraph"/>
        <w:numPr>
          <w:ilvl w:val="0"/>
          <w:numId w:val="24"/>
        </w:numPr>
        <w:spacing w:line="276" w:lineRule="auto"/>
        <w:rPr>
          <w:rFonts w:ascii="Cambria" w:hAnsi="Cambria" w:eastAsia="Cambria" w:cs="Cambria"/>
          <w:b w:val="0"/>
          <w:bCs w:val="0"/>
          <w:i w:val="0"/>
          <w:iCs w:val="0"/>
          <w:noProof w:val="0"/>
          <w:color w:val="000000" w:themeColor="text1" w:themeTint="FF" w:themeShade="FF"/>
          <w:sz w:val="24"/>
          <w:szCs w:val="24"/>
          <w:lang w:val="en-US"/>
        </w:rPr>
      </w:pPr>
      <w:r w:rsidRPr="03ADBAC0" w:rsidR="722E456C">
        <w:rPr>
          <w:rFonts w:ascii="Cambria" w:hAnsi="Cambria" w:eastAsia="Cambria" w:cs="Cambria"/>
          <w:b w:val="0"/>
          <w:bCs w:val="0"/>
          <w:i w:val="0"/>
          <w:iCs w:val="0"/>
          <w:noProof w:val="0"/>
          <w:color w:val="000000" w:themeColor="text1" w:themeTint="FF" w:themeShade="FF"/>
          <w:sz w:val="24"/>
          <w:szCs w:val="24"/>
          <w:lang w:val="en-US"/>
        </w:rPr>
        <w:t>Content Portal – Current Content Page (Constructed Response item)</w:t>
      </w:r>
    </w:p>
    <w:p w:rsidR="722E456C" w:rsidP="03ADBAC0" w:rsidRDefault="722E456C" w14:paraId="3EB75D0A" w14:textId="2A546664">
      <w:pPr>
        <w:pStyle w:val="Normal"/>
        <w:spacing w:line="276" w:lineRule="auto"/>
        <w:ind w:left="0"/>
        <w:rPr>
          <w:rFonts w:ascii="Cambria" w:hAnsi="Cambria" w:eastAsia="Cambria" w:cs="Cambria"/>
          <w:b w:val="0"/>
          <w:bCs w:val="0"/>
          <w:i w:val="0"/>
          <w:iCs w:val="0"/>
          <w:noProof w:val="0"/>
          <w:color w:val="000000" w:themeColor="text1" w:themeTint="FF" w:themeShade="FF"/>
          <w:sz w:val="24"/>
          <w:szCs w:val="24"/>
          <w:lang w:val="en-US"/>
        </w:rPr>
      </w:pPr>
      <w:r w:rsidRPr="03ADBAC0" w:rsidR="722E456C">
        <w:rPr>
          <w:rFonts w:ascii="Cambria" w:hAnsi="Cambria" w:eastAsia="Cambria" w:cs="Cambria"/>
          <w:b w:val="0"/>
          <w:bCs w:val="0"/>
          <w:i w:val="0"/>
          <w:iCs w:val="0"/>
          <w:noProof w:val="0"/>
          <w:color w:val="000000" w:themeColor="text1" w:themeTint="FF" w:themeShade="FF"/>
          <w:sz w:val="24"/>
          <w:szCs w:val="24"/>
          <w:lang w:val="en-US"/>
        </w:rPr>
        <w:t>Stem content with both numeric and Alphanumeric as Response Type</w:t>
      </w:r>
      <w:r w:rsidRPr="03ADBAC0" w:rsidR="6ECD7C5B">
        <w:rPr>
          <w:rFonts w:ascii="Cambria" w:hAnsi="Cambria" w:eastAsia="Cambria" w:cs="Cambria"/>
          <w:b w:val="0"/>
          <w:bCs w:val="0"/>
          <w:i w:val="0"/>
          <w:iCs w:val="0"/>
          <w:noProof w:val="0"/>
          <w:color w:val="000000" w:themeColor="text1" w:themeTint="FF" w:themeShade="FF"/>
          <w:sz w:val="24"/>
          <w:szCs w:val="24"/>
          <w:lang w:val="en-US"/>
        </w:rPr>
        <w:t>, Acceptable Values for the generated responses.</w:t>
      </w:r>
    </w:p>
    <w:p w:rsidR="722E456C" w:rsidP="438E5976" w:rsidRDefault="722E456C" w14:paraId="5087F544" w14:textId="51FD2061">
      <w:pPr>
        <w:pStyle w:val="Normal"/>
        <w:spacing w:line="276" w:lineRule="auto"/>
        <w:ind w:left="0" w:firstLine="720"/>
      </w:pPr>
      <w:r w:rsidR="722E456C">
        <w:drawing>
          <wp:inline wp14:editId="30994139" wp14:anchorId="5480E62F">
            <wp:extent cx="5297366" cy="4591052"/>
            <wp:effectExtent l="0" t="0" r="0" b="0"/>
            <wp:docPr id="922956520" name="" title=""/>
            <wp:cNvGraphicFramePr>
              <a:graphicFrameLocks noChangeAspect="1"/>
            </wp:cNvGraphicFramePr>
            <a:graphic>
              <a:graphicData uri="http://schemas.openxmlformats.org/drawingml/2006/picture">
                <pic:pic>
                  <pic:nvPicPr>
                    <pic:cNvPr id="0" name=""/>
                    <pic:cNvPicPr/>
                  </pic:nvPicPr>
                  <pic:blipFill>
                    <a:blip r:embed="R2f2496ecd15343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97366" cy="4591052"/>
                    </a:xfrm>
                    <a:prstGeom prst="rect">
                      <a:avLst/>
                    </a:prstGeom>
                  </pic:spPr>
                </pic:pic>
              </a:graphicData>
            </a:graphic>
          </wp:inline>
        </w:drawing>
      </w:r>
    </w:p>
    <w:p w:rsidR="03ADBAC0" w:rsidP="03ADBAC0" w:rsidRDefault="03ADBAC0" w14:paraId="13BA9B60" w14:textId="2C48A20D">
      <w:pPr>
        <w:pStyle w:val="Normal"/>
        <w:spacing w:line="276" w:lineRule="auto"/>
        <w:ind w:left="0"/>
      </w:pPr>
    </w:p>
    <w:p w:rsidR="722E456C" w:rsidP="03ADBAC0" w:rsidRDefault="722E456C" w14:paraId="5D5B7DC2" w14:textId="0B4F6CBD">
      <w:pPr>
        <w:pStyle w:val="ListParagraph"/>
        <w:numPr>
          <w:ilvl w:val="0"/>
          <w:numId w:val="24"/>
        </w:numPr>
        <w:spacing w:line="276" w:lineRule="auto"/>
        <w:rPr>
          <w:rFonts w:ascii="Cambria" w:hAnsi="Cambria" w:eastAsia="Cambria" w:cs="Cambria"/>
          <w:b w:val="0"/>
          <w:bCs w:val="0"/>
          <w:i w:val="0"/>
          <w:iCs w:val="0"/>
          <w:noProof w:val="0"/>
          <w:color w:val="000000" w:themeColor="text1" w:themeTint="FF" w:themeShade="FF"/>
          <w:sz w:val="24"/>
          <w:szCs w:val="24"/>
          <w:lang w:val="en-US"/>
        </w:rPr>
      </w:pPr>
      <w:r w:rsidRPr="03ADBAC0" w:rsidR="722E456C">
        <w:rPr>
          <w:rFonts w:ascii="Cambria" w:hAnsi="Cambria" w:eastAsia="Cambria" w:cs="Cambria"/>
          <w:b w:val="0"/>
          <w:bCs w:val="0"/>
          <w:i w:val="0"/>
          <w:iCs w:val="0"/>
          <w:noProof w:val="0"/>
          <w:color w:val="000000" w:themeColor="text1" w:themeTint="FF" w:themeShade="FF"/>
          <w:sz w:val="24"/>
          <w:szCs w:val="24"/>
          <w:lang w:val="en-US"/>
        </w:rPr>
        <w:t>Content Portal – Current Content Page (Constructed Response item)</w:t>
      </w:r>
    </w:p>
    <w:p w:rsidR="722E456C" w:rsidP="03ADBAC0" w:rsidRDefault="722E456C" w14:paraId="02C5D763" w14:textId="6ACB42DC">
      <w:pPr>
        <w:pStyle w:val="Normal"/>
        <w:spacing w:line="276" w:lineRule="auto"/>
        <w:ind w:left="0"/>
        <w:rPr>
          <w:rFonts w:ascii="Cambria" w:hAnsi="Cambria" w:eastAsia="Cambria" w:cs="Cambria"/>
          <w:b w:val="0"/>
          <w:bCs w:val="0"/>
          <w:i w:val="0"/>
          <w:iCs w:val="0"/>
          <w:noProof w:val="0"/>
          <w:color w:val="000000" w:themeColor="text1" w:themeTint="FF" w:themeShade="FF"/>
          <w:sz w:val="24"/>
          <w:szCs w:val="24"/>
          <w:lang w:val="en-US"/>
        </w:rPr>
      </w:pPr>
      <w:r w:rsidRPr="03ADBAC0" w:rsidR="722E456C">
        <w:rPr>
          <w:rFonts w:ascii="Cambria" w:hAnsi="Cambria" w:eastAsia="Cambria" w:cs="Cambria"/>
          <w:b w:val="0"/>
          <w:bCs w:val="0"/>
          <w:i w:val="0"/>
          <w:iCs w:val="0"/>
          <w:noProof w:val="0"/>
          <w:color w:val="000000" w:themeColor="text1" w:themeTint="FF" w:themeShade="FF"/>
          <w:sz w:val="24"/>
          <w:szCs w:val="24"/>
          <w:lang w:val="en-US"/>
        </w:rPr>
        <w:t>Stem Content with numeric as response type and table and image.</w:t>
      </w:r>
    </w:p>
    <w:p w:rsidR="03ADBAC0" w:rsidP="03ADBAC0" w:rsidRDefault="03ADBAC0" w14:paraId="287B9514" w14:textId="426C26F2">
      <w:pPr>
        <w:pStyle w:val="Normal"/>
        <w:spacing w:line="276" w:lineRule="auto"/>
        <w:ind w:left="0"/>
        <w:rPr>
          <w:rFonts w:ascii="Cambria" w:hAnsi="Cambria" w:eastAsia="Cambria" w:cs="Cambria"/>
          <w:b w:val="0"/>
          <w:bCs w:val="0"/>
          <w:i w:val="0"/>
          <w:iCs w:val="0"/>
          <w:noProof w:val="0"/>
          <w:color w:val="000000" w:themeColor="text1" w:themeTint="FF" w:themeShade="FF"/>
          <w:sz w:val="24"/>
          <w:szCs w:val="24"/>
          <w:lang w:val="en-US"/>
        </w:rPr>
      </w:pPr>
    </w:p>
    <w:p w:rsidR="6BE1FAAF" w:rsidP="438E5976" w:rsidRDefault="6BE1FAAF" w14:paraId="5220AD5E" w14:textId="7AEC0392">
      <w:pPr>
        <w:pStyle w:val="Normal"/>
        <w:spacing w:line="276" w:lineRule="auto"/>
        <w:ind w:left="0" w:firstLine="720"/>
      </w:pPr>
      <w:r w:rsidR="6BE1FAAF">
        <w:drawing>
          <wp:inline wp14:editId="7C964961" wp14:anchorId="50DF09A1">
            <wp:extent cx="4921031" cy="7223532"/>
            <wp:effectExtent l="0" t="0" r="0" b="0"/>
            <wp:docPr id="864358503" name="" title=""/>
            <wp:cNvGraphicFramePr>
              <a:graphicFrameLocks noChangeAspect="1"/>
            </wp:cNvGraphicFramePr>
            <a:graphic>
              <a:graphicData uri="http://schemas.openxmlformats.org/drawingml/2006/picture">
                <pic:pic>
                  <pic:nvPicPr>
                    <pic:cNvPr id="0" name=""/>
                    <pic:cNvPicPr/>
                  </pic:nvPicPr>
                  <pic:blipFill>
                    <a:blip r:embed="R0c86df5b6f6c43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21031" cy="7223532"/>
                    </a:xfrm>
                    <a:prstGeom prst="rect">
                      <a:avLst/>
                    </a:prstGeom>
                  </pic:spPr>
                </pic:pic>
              </a:graphicData>
            </a:graphic>
          </wp:inline>
        </w:drawing>
      </w:r>
    </w:p>
    <w:p w:rsidR="03ADBAC0" w:rsidP="03ADBAC0" w:rsidRDefault="03ADBAC0" w14:paraId="03469BC7" w14:textId="5B3B9F91">
      <w:pPr>
        <w:pStyle w:val="Normal"/>
      </w:pPr>
    </w:p>
    <w:p w:rsidR="6BE1FAAF" w:rsidP="03ADBAC0" w:rsidRDefault="6BE1FAAF" w14:paraId="79ED18BF" w14:textId="1D9B5412">
      <w:pPr>
        <w:pStyle w:val="ListParagraph"/>
        <w:numPr>
          <w:ilvl w:val="0"/>
          <w:numId w:val="24"/>
        </w:numPr>
        <w:spacing w:line="276" w:lineRule="auto"/>
        <w:rPr>
          <w:rFonts w:ascii="Cambria" w:hAnsi="Cambria" w:eastAsia="Cambria" w:cs="Cambria"/>
          <w:b w:val="0"/>
          <w:bCs w:val="0"/>
          <w:i w:val="0"/>
          <w:iCs w:val="0"/>
          <w:noProof w:val="0"/>
          <w:color w:val="000000" w:themeColor="text1" w:themeTint="FF" w:themeShade="FF"/>
          <w:sz w:val="24"/>
          <w:szCs w:val="24"/>
          <w:lang w:val="en-US"/>
        </w:rPr>
      </w:pPr>
      <w:r w:rsidRPr="03ADBAC0" w:rsidR="6BE1FAAF">
        <w:rPr>
          <w:rFonts w:ascii="Cambria" w:hAnsi="Cambria" w:eastAsia="Cambria" w:cs="Cambria"/>
          <w:b w:val="0"/>
          <w:bCs w:val="0"/>
          <w:i w:val="0"/>
          <w:iCs w:val="0"/>
          <w:noProof w:val="0"/>
          <w:color w:val="000000" w:themeColor="text1" w:themeTint="FF" w:themeShade="FF"/>
          <w:sz w:val="24"/>
          <w:szCs w:val="24"/>
          <w:lang w:val="en-US"/>
        </w:rPr>
        <w:t>Content Portal – Current Content Page (Drop-down item)</w:t>
      </w:r>
    </w:p>
    <w:p w:rsidR="6BE1FAAF" w:rsidP="03ADBAC0" w:rsidRDefault="6BE1FAAF" w14:paraId="1B73E1D3" w14:textId="29873B9E">
      <w:pPr>
        <w:pStyle w:val="Normal"/>
        <w:spacing w:line="276" w:lineRule="auto"/>
        <w:ind w:left="0" w:firstLine="720"/>
        <w:rPr>
          <w:rFonts w:ascii="Cambria" w:hAnsi="Cambria" w:eastAsia="Cambria" w:cs="Cambria"/>
          <w:b w:val="0"/>
          <w:bCs w:val="0"/>
          <w:i w:val="0"/>
          <w:iCs w:val="0"/>
          <w:noProof w:val="0"/>
          <w:color w:val="000000" w:themeColor="text1" w:themeTint="FF" w:themeShade="FF"/>
          <w:sz w:val="24"/>
          <w:szCs w:val="24"/>
          <w:lang w:val="en-US"/>
        </w:rPr>
      </w:pPr>
      <w:r w:rsidRPr="03ADBAC0" w:rsidR="6BE1FAAF">
        <w:rPr>
          <w:rFonts w:ascii="Cambria" w:hAnsi="Cambria" w:eastAsia="Cambria" w:cs="Cambria"/>
          <w:b w:val="0"/>
          <w:bCs w:val="0"/>
          <w:i w:val="0"/>
          <w:iCs w:val="0"/>
          <w:noProof w:val="0"/>
          <w:color w:val="000000" w:themeColor="text1" w:themeTint="FF" w:themeShade="FF"/>
          <w:sz w:val="24"/>
          <w:szCs w:val="24"/>
          <w:lang w:val="en-US"/>
        </w:rPr>
        <w:t>Stem Content with text and multiple Drop-down options.</w:t>
      </w:r>
    </w:p>
    <w:p w:rsidR="03ADBAC0" w:rsidP="438E5976" w:rsidRDefault="03ADBAC0" w14:paraId="142963CC" w14:textId="0A7F86BA">
      <w:pPr>
        <w:pStyle w:val="Normal"/>
        <w:spacing w:line="276" w:lineRule="auto"/>
        <w:rPr>
          <w:rFonts w:ascii="Cambria" w:hAnsi="Cambria" w:eastAsia="Cambria" w:cs="Cambria"/>
          <w:b w:val="0"/>
          <w:bCs w:val="0"/>
          <w:i w:val="0"/>
          <w:iCs w:val="0"/>
          <w:noProof w:val="0"/>
          <w:color w:val="000000" w:themeColor="text1" w:themeTint="FF" w:themeShade="FF"/>
          <w:sz w:val="24"/>
          <w:szCs w:val="24"/>
          <w:lang w:val="en-US"/>
        </w:rPr>
      </w:pPr>
    </w:p>
    <w:p w:rsidR="525D2AE8" w:rsidP="438E5976" w:rsidRDefault="525D2AE8" w14:paraId="0933526A" w14:textId="09D2E3D3">
      <w:pPr>
        <w:pStyle w:val="Normal"/>
        <w:spacing w:line="276" w:lineRule="auto"/>
        <w:ind w:firstLine="720"/>
      </w:pPr>
      <w:r w:rsidR="3E0AD358">
        <w:drawing>
          <wp:inline wp14:editId="5D7B70DA" wp14:anchorId="707A4242">
            <wp:extent cx="4917936" cy="6937374"/>
            <wp:effectExtent l="0" t="0" r="0" b="0"/>
            <wp:docPr id="331420592" name="" title=""/>
            <wp:cNvGraphicFramePr>
              <a:graphicFrameLocks noChangeAspect="1"/>
            </wp:cNvGraphicFramePr>
            <a:graphic>
              <a:graphicData uri="http://schemas.openxmlformats.org/drawingml/2006/picture">
                <pic:pic>
                  <pic:nvPicPr>
                    <pic:cNvPr id="0" name=""/>
                    <pic:cNvPicPr/>
                  </pic:nvPicPr>
                  <pic:blipFill>
                    <a:blip r:embed="R0f1e442bb3824e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17936" cy="6937374"/>
                    </a:xfrm>
                    <a:prstGeom prst="rect">
                      <a:avLst/>
                    </a:prstGeom>
                  </pic:spPr>
                </pic:pic>
              </a:graphicData>
            </a:graphic>
          </wp:inline>
        </w:drawing>
      </w:r>
    </w:p>
    <w:p w:rsidR="03ADBAC0" w:rsidP="03ADBAC0" w:rsidRDefault="03ADBAC0" w14:paraId="2059530A" w14:textId="58F21230">
      <w:pPr>
        <w:pStyle w:val="Normal"/>
        <w:spacing w:line="276" w:lineRule="auto"/>
      </w:pPr>
    </w:p>
    <w:p w:rsidR="6BE1FAAF" w:rsidP="03ADBAC0" w:rsidRDefault="6BE1FAAF" w14:paraId="26912E9A" w14:textId="5D84CF6C">
      <w:pPr>
        <w:pStyle w:val="ListParagraph"/>
        <w:numPr>
          <w:ilvl w:val="0"/>
          <w:numId w:val="24"/>
        </w:numPr>
        <w:spacing w:line="276" w:lineRule="auto"/>
        <w:rPr>
          <w:rFonts w:ascii="Cambria" w:hAnsi="Cambria" w:eastAsia="Cambria" w:cs="Cambria"/>
          <w:b w:val="0"/>
          <w:bCs w:val="0"/>
          <w:i w:val="0"/>
          <w:iCs w:val="0"/>
          <w:noProof w:val="0"/>
          <w:color w:val="000000" w:themeColor="text1" w:themeTint="FF" w:themeShade="FF"/>
          <w:sz w:val="24"/>
          <w:szCs w:val="24"/>
          <w:lang w:val="en-US"/>
        </w:rPr>
      </w:pPr>
      <w:r w:rsidRPr="03ADBAC0" w:rsidR="6BE1FAAF">
        <w:rPr>
          <w:rFonts w:ascii="Cambria" w:hAnsi="Cambria" w:eastAsia="Cambria" w:cs="Cambria"/>
          <w:b w:val="0"/>
          <w:bCs w:val="0"/>
          <w:i w:val="0"/>
          <w:iCs w:val="0"/>
          <w:noProof w:val="0"/>
          <w:color w:val="000000" w:themeColor="text1" w:themeTint="FF" w:themeShade="FF"/>
          <w:sz w:val="24"/>
          <w:szCs w:val="24"/>
          <w:lang w:val="en-US"/>
        </w:rPr>
        <w:t>Content Portal – Current Content Page (Drop-down item)</w:t>
      </w:r>
    </w:p>
    <w:p w:rsidR="6BE1FAAF" w:rsidP="03ADBAC0" w:rsidRDefault="6BE1FAAF" w14:paraId="41F5EC6A" w14:textId="48A3330F">
      <w:pPr>
        <w:pStyle w:val="Normal"/>
        <w:spacing w:line="276" w:lineRule="auto"/>
        <w:ind w:left="0"/>
        <w:rPr>
          <w:rFonts w:ascii="Cambria" w:hAnsi="Cambria" w:eastAsia="Cambria" w:cs="Cambria"/>
          <w:b w:val="0"/>
          <w:bCs w:val="0"/>
          <w:i w:val="0"/>
          <w:iCs w:val="0"/>
          <w:noProof w:val="0"/>
          <w:color w:val="000000" w:themeColor="text1" w:themeTint="FF" w:themeShade="FF"/>
          <w:sz w:val="24"/>
          <w:szCs w:val="24"/>
          <w:lang w:val="en-US"/>
        </w:rPr>
      </w:pPr>
      <w:r w:rsidRPr="03ADBAC0" w:rsidR="6BE1FAAF">
        <w:rPr>
          <w:rFonts w:ascii="Cambria" w:hAnsi="Cambria" w:eastAsia="Cambria" w:cs="Cambria"/>
          <w:b w:val="0"/>
          <w:bCs w:val="0"/>
          <w:i w:val="0"/>
          <w:iCs w:val="0"/>
          <w:noProof w:val="0"/>
          <w:color w:val="000000" w:themeColor="text1" w:themeTint="FF" w:themeShade="FF"/>
          <w:sz w:val="24"/>
          <w:szCs w:val="24"/>
          <w:lang w:val="en-US"/>
        </w:rPr>
        <w:t>Stem Content with table data</w:t>
      </w:r>
      <w:r w:rsidRPr="03ADBAC0" w:rsidR="73D992D0">
        <w:rPr>
          <w:rFonts w:ascii="Cambria" w:hAnsi="Cambria" w:eastAsia="Cambria" w:cs="Cambria"/>
          <w:b w:val="0"/>
          <w:bCs w:val="0"/>
          <w:i w:val="0"/>
          <w:iCs w:val="0"/>
          <w:noProof w:val="0"/>
          <w:color w:val="000000" w:themeColor="text1" w:themeTint="FF" w:themeShade="FF"/>
          <w:sz w:val="24"/>
          <w:szCs w:val="24"/>
          <w:lang w:val="en-US"/>
        </w:rPr>
        <w:t>, default drop-down options</w:t>
      </w:r>
      <w:r w:rsidRPr="03ADBAC0" w:rsidR="6BE1FAAF">
        <w:rPr>
          <w:rFonts w:ascii="Cambria" w:hAnsi="Cambria" w:eastAsia="Cambria" w:cs="Cambria"/>
          <w:b w:val="0"/>
          <w:bCs w:val="0"/>
          <w:i w:val="0"/>
          <w:iCs w:val="0"/>
          <w:noProof w:val="0"/>
          <w:color w:val="000000" w:themeColor="text1" w:themeTint="FF" w:themeShade="FF"/>
          <w:sz w:val="24"/>
          <w:szCs w:val="24"/>
          <w:lang w:val="en-US"/>
        </w:rPr>
        <w:t xml:space="preserve"> and image.</w:t>
      </w:r>
    </w:p>
    <w:p w:rsidR="72C6151A" w:rsidP="438E5976" w:rsidRDefault="72C6151A" w14:paraId="7C669952" w14:textId="1051266F">
      <w:pPr>
        <w:pStyle w:val="Normal"/>
        <w:ind w:firstLine="720"/>
      </w:pPr>
      <w:r w:rsidR="1D95B31F">
        <w:drawing>
          <wp:inline wp14:editId="3DF80D4B" wp14:anchorId="2C1D5124">
            <wp:extent cx="5172472" cy="6974120"/>
            <wp:effectExtent l="0" t="0" r="0" b="0"/>
            <wp:docPr id="711307720" name="" title=""/>
            <wp:cNvGraphicFramePr>
              <a:graphicFrameLocks noChangeAspect="1"/>
            </wp:cNvGraphicFramePr>
            <a:graphic>
              <a:graphicData uri="http://schemas.openxmlformats.org/drawingml/2006/picture">
                <pic:pic>
                  <pic:nvPicPr>
                    <pic:cNvPr id="0" name=""/>
                    <pic:cNvPicPr/>
                  </pic:nvPicPr>
                  <pic:blipFill>
                    <a:blip r:embed="R72f3e48285454e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2472" cy="6974120"/>
                    </a:xfrm>
                    <a:prstGeom prst="rect">
                      <a:avLst/>
                    </a:prstGeom>
                  </pic:spPr>
                </pic:pic>
              </a:graphicData>
            </a:graphic>
          </wp:inline>
        </w:drawing>
      </w:r>
    </w:p>
    <w:p w:rsidR="03ADBAC0" w:rsidP="03ADBAC0" w:rsidRDefault="03ADBAC0" w14:paraId="02F50936" w14:textId="57071489">
      <w:pPr>
        <w:pStyle w:val="Normal"/>
      </w:pPr>
    </w:p>
    <w:p w:rsidR="18A4B2F7" w:rsidP="03ADBAC0" w:rsidRDefault="18A4B2F7" w14:paraId="0BB350AF" w14:textId="6E6AB193">
      <w:pPr>
        <w:pStyle w:val="ListParagraph"/>
        <w:numPr>
          <w:ilvl w:val="0"/>
          <w:numId w:val="24"/>
        </w:numPr>
        <w:spacing w:line="276" w:lineRule="auto"/>
        <w:rPr>
          <w:rFonts w:ascii="Cambria" w:hAnsi="Cambria" w:eastAsia="Cambria" w:cs="Cambria"/>
          <w:b w:val="0"/>
          <w:bCs w:val="0"/>
          <w:i w:val="0"/>
          <w:iCs w:val="0"/>
          <w:noProof w:val="0"/>
          <w:color w:val="000000" w:themeColor="text1" w:themeTint="FF" w:themeShade="FF"/>
          <w:sz w:val="24"/>
          <w:szCs w:val="24"/>
          <w:lang w:val="en-US"/>
        </w:rPr>
      </w:pPr>
      <w:r w:rsidRPr="03ADBAC0" w:rsidR="18A4B2F7">
        <w:rPr>
          <w:rFonts w:ascii="Cambria" w:hAnsi="Cambria" w:eastAsia="Cambria" w:cs="Cambria"/>
          <w:b w:val="0"/>
          <w:bCs w:val="0"/>
          <w:i w:val="0"/>
          <w:iCs w:val="0"/>
          <w:noProof w:val="0"/>
          <w:color w:val="000000" w:themeColor="text1" w:themeTint="FF" w:themeShade="FF"/>
          <w:sz w:val="24"/>
          <w:szCs w:val="24"/>
          <w:lang w:val="en-US"/>
        </w:rPr>
        <w:t>Content Portal – New Content Page (Constructed Response item)</w:t>
      </w:r>
    </w:p>
    <w:p w:rsidR="18A4B2F7" w:rsidP="03ADBAC0" w:rsidRDefault="18A4B2F7" w14:paraId="1BDA8437" w14:textId="2B795AC2">
      <w:pPr>
        <w:pStyle w:val="Normal"/>
        <w:spacing w:line="276" w:lineRule="auto"/>
        <w:ind w:left="0"/>
        <w:rPr>
          <w:rFonts w:ascii="Cambria" w:hAnsi="Cambria" w:eastAsia="Cambria" w:cs="Cambria"/>
          <w:b w:val="0"/>
          <w:bCs w:val="0"/>
          <w:i w:val="0"/>
          <w:iCs w:val="0"/>
          <w:noProof w:val="0"/>
          <w:color w:val="000000" w:themeColor="text1" w:themeTint="FF" w:themeShade="FF"/>
          <w:sz w:val="24"/>
          <w:szCs w:val="24"/>
          <w:lang w:val="en-US"/>
        </w:rPr>
      </w:pPr>
      <w:r w:rsidRPr="03ADBAC0" w:rsidR="18A4B2F7">
        <w:rPr>
          <w:rFonts w:ascii="Cambria" w:hAnsi="Cambria" w:eastAsia="Cambria" w:cs="Cambria"/>
          <w:b w:val="0"/>
          <w:bCs w:val="0"/>
          <w:i w:val="0"/>
          <w:iCs w:val="0"/>
          <w:noProof w:val="0"/>
          <w:color w:val="000000" w:themeColor="text1" w:themeTint="FF" w:themeShade="FF"/>
          <w:sz w:val="24"/>
          <w:szCs w:val="24"/>
          <w:lang w:val="en-US"/>
        </w:rPr>
        <w:t>Item Selection (Selected as Constructed Response), Item Dimension and stem content with extra plugin (I.e., Insert Response)</w:t>
      </w:r>
    </w:p>
    <w:p w:rsidR="03ADBAC0" w:rsidP="03ADBAC0" w:rsidRDefault="03ADBAC0" w14:paraId="7ADE0C50" w14:textId="3500BD36">
      <w:pPr>
        <w:pStyle w:val="Normal"/>
      </w:pPr>
    </w:p>
    <w:p w:rsidR="18A4B2F7" w:rsidP="438E5976" w:rsidRDefault="18A4B2F7" w14:paraId="5C9414E3" w14:textId="7D6E765B">
      <w:pPr>
        <w:pStyle w:val="Normal"/>
        <w:ind w:firstLine="720"/>
      </w:pPr>
      <w:r w:rsidR="18A4B2F7">
        <w:drawing>
          <wp:inline wp14:editId="1C3D5E54" wp14:anchorId="1961DECD">
            <wp:extent cx="4819652" cy="1425813"/>
            <wp:effectExtent l="0" t="0" r="0" b="0"/>
            <wp:docPr id="803815080" name="" title=""/>
            <wp:cNvGraphicFramePr>
              <a:graphicFrameLocks noChangeAspect="1"/>
            </wp:cNvGraphicFramePr>
            <a:graphic>
              <a:graphicData uri="http://schemas.openxmlformats.org/drawingml/2006/picture">
                <pic:pic>
                  <pic:nvPicPr>
                    <pic:cNvPr id="0" name=""/>
                    <pic:cNvPicPr/>
                  </pic:nvPicPr>
                  <pic:blipFill>
                    <a:blip r:embed="R3b0d74148e1641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9652" cy="1425813"/>
                    </a:xfrm>
                    <a:prstGeom prst="rect">
                      <a:avLst/>
                    </a:prstGeom>
                  </pic:spPr>
                </pic:pic>
              </a:graphicData>
            </a:graphic>
          </wp:inline>
        </w:drawing>
      </w:r>
    </w:p>
    <w:p w:rsidR="438E5976" w:rsidP="438E5976" w:rsidRDefault="438E5976" w14:paraId="7E844008" w14:textId="0B087E79">
      <w:pPr>
        <w:pStyle w:val="Normal"/>
        <w:ind w:left="0"/>
        <w:rPr>
          <w:rFonts w:ascii="Cambria" w:hAnsi="Cambria" w:eastAsia="Cambria" w:cs="Cambria"/>
          <w:b w:val="0"/>
          <w:bCs w:val="0"/>
          <w:i w:val="0"/>
          <w:iCs w:val="0"/>
          <w:noProof w:val="0"/>
          <w:color w:val="000000" w:themeColor="text1" w:themeTint="FF" w:themeShade="FF"/>
          <w:sz w:val="24"/>
          <w:szCs w:val="24"/>
          <w:lang w:val="en-US"/>
        </w:rPr>
      </w:pPr>
    </w:p>
    <w:p w:rsidR="18A4B2F7" w:rsidP="03ADBAC0" w:rsidRDefault="18A4B2F7" w14:paraId="5548A1E7" w14:textId="75E86B64">
      <w:pPr>
        <w:pStyle w:val="ListParagraph"/>
        <w:numPr>
          <w:ilvl w:val="0"/>
          <w:numId w:val="24"/>
        </w:numPr>
        <w:rPr>
          <w:rFonts w:ascii="Cambria" w:hAnsi="Cambria" w:eastAsia="Cambria" w:cs="Cambria"/>
          <w:b w:val="0"/>
          <w:bCs w:val="0"/>
          <w:i w:val="0"/>
          <w:iCs w:val="0"/>
          <w:noProof w:val="0"/>
          <w:color w:val="000000" w:themeColor="text1" w:themeTint="FF" w:themeShade="FF"/>
          <w:sz w:val="24"/>
          <w:szCs w:val="24"/>
          <w:lang w:val="en-US"/>
        </w:rPr>
      </w:pPr>
      <w:r w:rsidRPr="03ADBAC0" w:rsidR="18A4B2F7">
        <w:rPr>
          <w:rFonts w:ascii="Cambria" w:hAnsi="Cambria" w:eastAsia="Cambria" w:cs="Cambria"/>
          <w:b w:val="0"/>
          <w:bCs w:val="0"/>
          <w:i w:val="0"/>
          <w:iCs w:val="0"/>
          <w:noProof w:val="0"/>
          <w:color w:val="000000" w:themeColor="text1" w:themeTint="FF" w:themeShade="FF"/>
          <w:sz w:val="24"/>
          <w:szCs w:val="24"/>
          <w:lang w:val="en-US"/>
        </w:rPr>
        <w:t>Content Portal – New Content Page (Constructed Response item)</w:t>
      </w:r>
    </w:p>
    <w:p w:rsidR="18A4B2F7" w:rsidP="438E5976" w:rsidRDefault="18A4B2F7" w14:paraId="46F45B6A" w14:textId="348264C3">
      <w:pPr>
        <w:pStyle w:val="Normal"/>
        <w:ind w:left="0"/>
        <w:rPr>
          <w:rFonts w:ascii="Cambria" w:hAnsi="Cambria" w:eastAsia="Cambria" w:cs="Cambria"/>
          <w:b w:val="0"/>
          <w:bCs w:val="0"/>
          <w:i w:val="0"/>
          <w:iCs w:val="0"/>
          <w:noProof w:val="0"/>
          <w:color w:val="000000" w:themeColor="text1" w:themeTint="FF" w:themeShade="FF"/>
          <w:sz w:val="24"/>
          <w:szCs w:val="24"/>
          <w:lang w:val="en-US"/>
        </w:rPr>
      </w:pPr>
      <w:r w:rsidRPr="438E5976" w:rsidR="18A4B2F7">
        <w:rPr>
          <w:rFonts w:ascii="Cambria" w:hAnsi="Cambria" w:eastAsia="Cambria" w:cs="Cambria"/>
          <w:b w:val="0"/>
          <w:bCs w:val="0"/>
          <w:i w:val="0"/>
          <w:iCs w:val="0"/>
          <w:noProof w:val="0"/>
          <w:color w:val="000000" w:themeColor="text1" w:themeTint="FF" w:themeShade="FF"/>
          <w:sz w:val="24"/>
          <w:szCs w:val="24"/>
          <w:lang w:val="en-US"/>
        </w:rPr>
        <w:t>Response Grid</w:t>
      </w:r>
    </w:p>
    <w:p w:rsidR="438E5976" w:rsidP="438E5976" w:rsidRDefault="438E5976" w14:paraId="7B9FA34E" w14:textId="600F1DE9">
      <w:pPr>
        <w:pStyle w:val="Normal"/>
        <w:ind w:left="0"/>
        <w:rPr>
          <w:rFonts w:ascii="Cambria" w:hAnsi="Cambria" w:eastAsia="Cambria" w:cs="Cambria"/>
          <w:b w:val="0"/>
          <w:bCs w:val="0"/>
          <w:i w:val="0"/>
          <w:iCs w:val="0"/>
          <w:noProof w:val="0"/>
          <w:color w:val="000000" w:themeColor="text1" w:themeTint="FF" w:themeShade="FF"/>
          <w:sz w:val="24"/>
          <w:szCs w:val="24"/>
          <w:lang w:val="en-US"/>
        </w:rPr>
      </w:pPr>
    </w:p>
    <w:p w:rsidR="0F86DC85" w:rsidP="086EC1B2" w:rsidRDefault="0F86DC85" w14:paraId="651A2E28" w14:textId="09A32A49">
      <w:pPr>
        <w:pStyle w:val="Normal"/>
        <w:ind w:left="0"/>
        <w:jc w:val="center"/>
        <w:pPrChange w:author="Cherukuri, Rajendra" w:date="2022-02-04T11:33:30.631Z" w:id="1963543416">
          <w:pPr>
            <w:pStyle w:val="Normal"/>
            <w:ind w:left="0"/>
          </w:pPr>
        </w:pPrChange>
      </w:pPr>
      <w:r w:rsidR="0F86DC85">
        <w:drawing>
          <wp:inline wp14:editId="2C941C41" wp14:anchorId="20E0B535">
            <wp:extent cx="4572000" cy="1524000"/>
            <wp:effectExtent l="0" t="0" r="0" b="0"/>
            <wp:docPr id="997332391" name="" title=""/>
            <wp:cNvGraphicFramePr>
              <a:graphicFrameLocks noChangeAspect="1"/>
            </wp:cNvGraphicFramePr>
            <a:graphic>
              <a:graphicData uri="http://schemas.openxmlformats.org/drawingml/2006/picture">
                <pic:pic>
                  <pic:nvPicPr>
                    <pic:cNvPr id="0" name=""/>
                    <pic:cNvPicPr/>
                  </pic:nvPicPr>
                  <pic:blipFill>
                    <a:blip r:embed="Rb69465df2a924e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w:rsidR="03ADBAC0" w:rsidP="03ADBAC0" w:rsidRDefault="03ADBAC0" w14:paraId="6608D351" w14:textId="5439DB53">
      <w:pPr>
        <w:pStyle w:val="Normal"/>
      </w:pPr>
    </w:p>
    <w:p w:rsidR="18A4B2F7" w:rsidP="03ADBAC0" w:rsidRDefault="18A4B2F7" w14:paraId="3A4798B2" w14:textId="568C04FA">
      <w:pPr>
        <w:pStyle w:val="ListParagraph"/>
        <w:numPr>
          <w:ilvl w:val="0"/>
          <w:numId w:val="24"/>
        </w:numPr>
        <w:spacing w:line="276" w:lineRule="auto"/>
        <w:rPr>
          <w:rFonts w:ascii="Cambria" w:hAnsi="Cambria" w:eastAsia="Cambria" w:cs="Cambria"/>
          <w:b w:val="0"/>
          <w:bCs w:val="0"/>
          <w:i w:val="0"/>
          <w:iCs w:val="0"/>
          <w:noProof w:val="0"/>
          <w:color w:val="000000" w:themeColor="text1" w:themeTint="FF" w:themeShade="FF"/>
          <w:sz w:val="24"/>
          <w:szCs w:val="24"/>
          <w:lang w:val="en-US"/>
        </w:rPr>
      </w:pPr>
      <w:r w:rsidRPr="03ADBAC0" w:rsidR="18A4B2F7">
        <w:rPr>
          <w:rFonts w:ascii="Cambria" w:hAnsi="Cambria" w:eastAsia="Cambria" w:cs="Cambria"/>
          <w:b w:val="0"/>
          <w:bCs w:val="0"/>
          <w:i w:val="0"/>
          <w:iCs w:val="0"/>
          <w:noProof w:val="0"/>
          <w:color w:val="000000" w:themeColor="text1" w:themeTint="FF" w:themeShade="FF"/>
          <w:sz w:val="24"/>
          <w:szCs w:val="24"/>
          <w:lang w:val="en-US"/>
        </w:rPr>
        <w:t>Content Portal – New Content Page (Drop-down item)</w:t>
      </w:r>
    </w:p>
    <w:p w:rsidR="18A4B2F7" w:rsidP="03ADBAC0" w:rsidRDefault="18A4B2F7" w14:paraId="20F85027" w14:textId="7B3D9270">
      <w:pPr>
        <w:pStyle w:val="Normal"/>
        <w:spacing w:line="276" w:lineRule="auto"/>
        <w:ind w:left="0" w:firstLine="720"/>
        <w:rPr>
          <w:rFonts w:ascii="Cambria" w:hAnsi="Cambria" w:eastAsia="Cambria" w:cs="Cambria"/>
          <w:b w:val="0"/>
          <w:bCs w:val="0"/>
          <w:i w:val="0"/>
          <w:iCs w:val="0"/>
          <w:noProof w:val="0"/>
          <w:color w:val="000000" w:themeColor="text1" w:themeTint="FF" w:themeShade="FF"/>
          <w:sz w:val="24"/>
          <w:szCs w:val="24"/>
          <w:lang w:val="en-US"/>
        </w:rPr>
      </w:pPr>
      <w:r w:rsidRPr="03ADBAC0" w:rsidR="18A4B2F7">
        <w:rPr>
          <w:rFonts w:ascii="Cambria" w:hAnsi="Cambria" w:eastAsia="Cambria" w:cs="Cambria"/>
          <w:b w:val="0"/>
          <w:bCs w:val="0"/>
          <w:i w:val="0"/>
          <w:iCs w:val="0"/>
          <w:noProof w:val="0"/>
          <w:color w:val="000000" w:themeColor="text1" w:themeTint="FF" w:themeShade="FF"/>
          <w:sz w:val="24"/>
          <w:szCs w:val="24"/>
          <w:lang w:val="en-US"/>
        </w:rPr>
        <w:t>Item Selection (Selected as Drop-down), Item Dimension and stem content with extra plugin (I.e., Insert Response)</w:t>
      </w:r>
    </w:p>
    <w:p w:rsidR="03ADBAC0" w:rsidP="03ADBAC0" w:rsidRDefault="03ADBAC0" w14:paraId="7CEE26C3" w14:textId="09D841C9">
      <w:pPr>
        <w:pStyle w:val="Normal"/>
        <w:spacing w:line="276" w:lineRule="auto"/>
        <w:ind w:left="0"/>
        <w:rPr>
          <w:rFonts w:ascii="Cambria" w:hAnsi="Cambria" w:eastAsia="Cambria" w:cs="Cambria"/>
          <w:b w:val="0"/>
          <w:bCs w:val="0"/>
          <w:i w:val="0"/>
          <w:iCs w:val="0"/>
          <w:noProof w:val="0"/>
          <w:color w:val="000000" w:themeColor="text1" w:themeTint="FF" w:themeShade="FF"/>
          <w:sz w:val="24"/>
          <w:szCs w:val="24"/>
          <w:lang w:val="en-US"/>
        </w:rPr>
      </w:pPr>
    </w:p>
    <w:p w:rsidR="18A4B2F7" w:rsidP="438E5976" w:rsidRDefault="18A4B2F7" w14:paraId="582E026F" w14:textId="60350B73">
      <w:pPr>
        <w:pStyle w:val="Normal"/>
        <w:ind w:firstLine="720"/>
      </w:pPr>
      <w:r w:rsidR="18A4B2F7">
        <w:drawing>
          <wp:inline wp14:editId="561CF61E" wp14:anchorId="6A4A7E12">
            <wp:extent cx="4810124" cy="1463080"/>
            <wp:effectExtent l="0" t="0" r="0" b="0"/>
            <wp:docPr id="1898487751" name="" title=""/>
            <wp:cNvGraphicFramePr>
              <a:graphicFrameLocks noChangeAspect="1"/>
            </wp:cNvGraphicFramePr>
            <a:graphic>
              <a:graphicData uri="http://schemas.openxmlformats.org/drawingml/2006/picture">
                <pic:pic>
                  <pic:nvPicPr>
                    <pic:cNvPr id="0" name=""/>
                    <pic:cNvPicPr/>
                  </pic:nvPicPr>
                  <pic:blipFill>
                    <a:blip r:embed="R6972855fc83943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1463080"/>
                    </a:xfrm>
                    <a:prstGeom prst="rect">
                      <a:avLst/>
                    </a:prstGeom>
                  </pic:spPr>
                </pic:pic>
              </a:graphicData>
            </a:graphic>
          </wp:inline>
        </w:drawing>
      </w:r>
    </w:p>
    <w:p w:rsidR="438E5976" w:rsidP="438E5976" w:rsidRDefault="438E5976" w14:paraId="65B9ED84" w14:textId="52CBBE8E">
      <w:pPr>
        <w:pStyle w:val="Normal"/>
        <w:ind w:firstLine="720"/>
      </w:pPr>
    </w:p>
    <w:p w:rsidR="18A4B2F7" w:rsidP="03ADBAC0" w:rsidRDefault="18A4B2F7" w14:paraId="19C0F5FA" w14:textId="0597ECA1">
      <w:pPr>
        <w:pStyle w:val="ListParagraph"/>
        <w:numPr>
          <w:ilvl w:val="0"/>
          <w:numId w:val="24"/>
        </w:numPr>
        <w:rPr>
          <w:rFonts w:ascii="Cambria" w:hAnsi="Cambria" w:eastAsia="Cambria" w:cs="Cambria"/>
          <w:b w:val="0"/>
          <w:bCs w:val="0"/>
          <w:i w:val="0"/>
          <w:iCs w:val="0"/>
          <w:noProof w:val="0"/>
          <w:color w:val="000000" w:themeColor="text1" w:themeTint="FF" w:themeShade="FF"/>
          <w:sz w:val="24"/>
          <w:szCs w:val="24"/>
          <w:lang w:val="en-US"/>
        </w:rPr>
      </w:pPr>
      <w:r w:rsidRPr="03ADBAC0" w:rsidR="18A4B2F7">
        <w:rPr>
          <w:rFonts w:ascii="Cambria" w:hAnsi="Cambria" w:eastAsia="Cambria" w:cs="Cambria"/>
          <w:b w:val="0"/>
          <w:bCs w:val="0"/>
          <w:i w:val="0"/>
          <w:iCs w:val="0"/>
          <w:noProof w:val="0"/>
          <w:color w:val="000000" w:themeColor="text1" w:themeTint="FF" w:themeShade="FF"/>
          <w:sz w:val="24"/>
          <w:szCs w:val="24"/>
          <w:lang w:val="en-US"/>
        </w:rPr>
        <w:t>Content Portal – New Content Page (Drop-down item)</w:t>
      </w:r>
    </w:p>
    <w:p w:rsidR="18A4B2F7" w:rsidP="03ADBAC0" w:rsidRDefault="18A4B2F7" w14:paraId="1701F032" w14:textId="348264C3">
      <w:pPr>
        <w:pStyle w:val="Normal"/>
        <w:ind w:left="0"/>
        <w:rPr>
          <w:rFonts w:ascii="Cambria" w:hAnsi="Cambria" w:eastAsia="Cambria" w:cs="Cambria"/>
          <w:b w:val="0"/>
          <w:bCs w:val="0"/>
          <w:i w:val="0"/>
          <w:iCs w:val="0"/>
          <w:noProof w:val="0"/>
          <w:color w:val="000000" w:themeColor="text1" w:themeTint="FF" w:themeShade="FF"/>
          <w:sz w:val="24"/>
          <w:szCs w:val="24"/>
          <w:lang w:val="en-US"/>
        </w:rPr>
      </w:pPr>
      <w:r w:rsidRPr="03ADBAC0" w:rsidR="18A4B2F7">
        <w:rPr>
          <w:rFonts w:ascii="Cambria" w:hAnsi="Cambria" w:eastAsia="Cambria" w:cs="Cambria"/>
          <w:b w:val="0"/>
          <w:bCs w:val="0"/>
          <w:i w:val="0"/>
          <w:iCs w:val="0"/>
          <w:noProof w:val="0"/>
          <w:color w:val="000000" w:themeColor="text1" w:themeTint="FF" w:themeShade="FF"/>
          <w:sz w:val="24"/>
          <w:szCs w:val="24"/>
          <w:lang w:val="en-US"/>
        </w:rPr>
        <w:t>Response Grid</w:t>
      </w:r>
    </w:p>
    <w:p w:rsidR="03ADBAC0" w:rsidP="03ADBAC0" w:rsidRDefault="03ADBAC0" w14:paraId="44FE7A2B" w14:textId="61C9FE22">
      <w:pPr>
        <w:pStyle w:val="Normal"/>
      </w:pPr>
      <w:r w:rsidR="261066AD">
        <w:drawing>
          <wp:inline wp14:editId="4602C01F" wp14:anchorId="1DB724EF">
            <wp:extent cx="4619625" cy="1653940"/>
            <wp:effectExtent l="0" t="0" r="0" b="0"/>
            <wp:docPr id="1478177610" name="" title=""/>
            <wp:cNvGraphicFramePr>
              <a:graphicFrameLocks noChangeAspect="1"/>
            </wp:cNvGraphicFramePr>
            <a:graphic>
              <a:graphicData uri="http://schemas.openxmlformats.org/drawingml/2006/picture">
                <pic:pic>
                  <pic:nvPicPr>
                    <pic:cNvPr id="0" name=""/>
                    <pic:cNvPicPr/>
                  </pic:nvPicPr>
                  <pic:blipFill>
                    <a:blip r:embed="Rbbfa46a5b253483f">
                      <a:extLst>
                        <a:ext xmlns:a="http://schemas.openxmlformats.org/drawingml/2006/main" uri="{28A0092B-C50C-407E-A947-70E740481C1C}">
                          <a14:useLocalDpi val="0"/>
                        </a:ext>
                      </a:extLst>
                    </a:blip>
                    <a:stretch>
                      <a:fillRect/>
                    </a:stretch>
                  </pic:blipFill>
                  <pic:spPr>
                    <a:xfrm>
                      <a:off x="0" y="0"/>
                      <a:ext cx="4619625" cy="1653940"/>
                    </a:xfrm>
                    <a:prstGeom prst="rect">
                      <a:avLst/>
                    </a:prstGeom>
                  </pic:spPr>
                </pic:pic>
              </a:graphicData>
            </a:graphic>
          </wp:inline>
        </w:drawing>
      </w:r>
    </w:p>
    <w:p w:rsidR="03ADBAC0" w:rsidP="03ADBAC0" w:rsidRDefault="03ADBAC0" w14:paraId="365605D7" w14:textId="6530CF1E">
      <w:pPr>
        <w:pStyle w:val="Normal"/>
      </w:pPr>
    </w:p>
    <w:p w:rsidR="459B3B04" w:rsidP="03ADBAC0" w:rsidRDefault="459B3B04" w14:paraId="7E6266FA" w14:textId="1D9B31D8">
      <w:pPr>
        <w:pStyle w:val="ListParagraph"/>
        <w:numPr>
          <w:ilvl w:val="0"/>
          <w:numId w:val="24"/>
        </w:numPr>
        <w:spacing w:line="276" w:lineRule="auto"/>
        <w:rPr>
          <w:rFonts w:ascii="Cambria" w:hAnsi="Cambria" w:eastAsia="Cambria" w:cs="Cambria"/>
          <w:b w:val="0"/>
          <w:bCs w:val="0"/>
          <w:i w:val="0"/>
          <w:iCs w:val="0"/>
          <w:noProof w:val="0"/>
          <w:color w:val="000000" w:themeColor="text1" w:themeTint="FF" w:themeShade="FF"/>
          <w:sz w:val="24"/>
          <w:szCs w:val="24"/>
          <w:lang w:val="en-US"/>
        </w:rPr>
      </w:pPr>
      <w:r w:rsidRPr="03ADBAC0" w:rsidR="459B3B04">
        <w:rPr>
          <w:rFonts w:ascii="Cambria" w:hAnsi="Cambria" w:eastAsia="Cambria" w:cs="Cambria"/>
          <w:b w:val="0"/>
          <w:bCs w:val="0"/>
          <w:i w:val="0"/>
          <w:iCs w:val="0"/>
          <w:noProof w:val="0"/>
          <w:color w:val="000000" w:themeColor="text1" w:themeTint="FF" w:themeShade="FF"/>
          <w:sz w:val="24"/>
          <w:szCs w:val="24"/>
          <w:lang w:val="en-US"/>
        </w:rPr>
        <w:t>Content Portal – Current Preview (Constructed Response item)</w:t>
      </w:r>
    </w:p>
    <w:p w:rsidR="459B3B04" w:rsidP="03ADBAC0" w:rsidRDefault="459B3B04" w14:paraId="33B32F94" w14:textId="4FA9E5E1">
      <w:pPr>
        <w:pStyle w:val="Normal"/>
        <w:spacing w:line="276" w:lineRule="auto"/>
        <w:ind w:left="0" w:firstLine="720"/>
      </w:pPr>
      <w:r w:rsidR="459B3B04">
        <w:drawing>
          <wp:inline wp14:editId="77B9A9A7" wp14:anchorId="7EE37665">
            <wp:extent cx="5572125" cy="1699022"/>
            <wp:effectExtent l="0" t="0" r="0" b="0"/>
            <wp:docPr id="998835766" name="" title=""/>
            <wp:cNvGraphicFramePr>
              <a:graphicFrameLocks noChangeAspect="1"/>
            </wp:cNvGraphicFramePr>
            <a:graphic>
              <a:graphicData uri="http://schemas.openxmlformats.org/drawingml/2006/picture">
                <pic:pic>
                  <pic:nvPicPr>
                    <pic:cNvPr id="0" name=""/>
                    <pic:cNvPicPr/>
                  </pic:nvPicPr>
                  <pic:blipFill>
                    <a:blip r:embed="R3d49073ffea64bab">
                      <a:extLst>
                        <a:ext xmlns:a="http://schemas.openxmlformats.org/drawingml/2006/main" uri="{28A0092B-C50C-407E-A947-70E740481C1C}">
                          <a14:useLocalDpi val="0"/>
                        </a:ext>
                      </a:extLst>
                    </a:blip>
                    <a:stretch>
                      <a:fillRect/>
                    </a:stretch>
                  </pic:blipFill>
                  <pic:spPr>
                    <a:xfrm>
                      <a:off x="0" y="0"/>
                      <a:ext cx="5572125" cy="1699022"/>
                    </a:xfrm>
                    <a:prstGeom prst="rect">
                      <a:avLst/>
                    </a:prstGeom>
                  </pic:spPr>
                </pic:pic>
              </a:graphicData>
            </a:graphic>
          </wp:inline>
        </w:drawing>
      </w:r>
    </w:p>
    <w:p w:rsidR="459B3B04" w:rsidP="03ADBAC0" w:rsidRDefault="459B3B04" w14:paraId="09061607" w14:textId="690CD297">
      <w:pPr>
        <w:pStyle w:val="ListParagraph"/>
        <w:numPr>
          <w:ilvl w:val="0"/>
          <w:numId w:val="24"/>
        </w:numPr>
        <w:spacing w:line="276" w:lineRule="auto"/>
        <w:rPr>
          <w:rFonts w:ascii="Cambria" w:hAnsi="Cambria" w:eastAsia="Cambria" w:cs="Cambria"/>
          <w:b w:val="0"/>
          <w:bCs w:val="0"/>
          <w:i w:val="0"/>
          <w:iCs w:val="0"/>
          <w:noProof w:val="0"/>
          <w:color w:val="000000" w:themeColor="text1" w:themeTint="FF" w:themeShade="FF"/>
          <w:sz w:val="24"/>
          <w:szCs w:val="24"/>
          <w:lang w:val="en-US"/>
        </w:rPr>
      </w:pPr>
      <w:r w:rsidRPr="03ADBAC0" w:rsidR="459B3B04">
        <w:rPr>
          <w:rFonts w:ascii="Cambria" w:hAnsi="Cambria" w:eastAsia="Cambria" w:cs="Cambria"/>
          <w:b w:val="0"/>
          <w:bCs w:val="0"/>
          <w:i w:val="0"/>
          <w:iCs w:val="0"/>
          <w:noProof w:val="0"/>
          <w:color w:val="000000" w:themeColor="text1" w:themeTint="FF" w:themeShade="FF"/>
          <w:sz w:val="24"/>
          <w:szCs w:val="24"/>
          <w:lang w:val="en-US"/>
        </w:rPr>
        <w:t>Content Portal – Current Preview (Constructed Response item)</w:t>
      </w:r>
    </w:p>
    <w:p w:rsidR="459B3B04" w:rsidP="03ADBAC0" w:rsidRDefault="459B3B04" w14:paraId="21EAC5EF" w14:textId="0AE4F096">
      <w:pPr>
        <w:pStyle w:val="Normal"/>
        <w:spacing w:line="276" w:lineRule="auto"/>
        <w:ind w:left="0" w:firstLine="720"/>
        <w:rPr>
          <w:rFonts w:ascii="Cambria" w:hAnsi="Cambria" w:eastAsia="Cambria" w:cs="Cambria"/>
          <w:b w:val="0"/>
          <w:bCs w:val="0"/>
          <w:i w:val="0"/>
          <w:iCs w:val="0"/>
          <w:noProof w:val="0"/>
          <w:color w:val="000000" w:themeColor="text1" w:themeTint="FF" w:themeShade="FF"/>
          <w:sz w:val="24"/>
          <w:szCs w:val="24"/>
          <w:lang w:val="en-US"/>
        </w:rPr>
      </w:pPr>
      <w:r w:rsidRPr="03ADBAC0" w:rsidR="459B3B04">
        <w:rPr>
          <w:rFonts w:ascii="Cambria" w:hAnsi="Cambria" w:eastAsia="Cambria" w:cs="Cambria"/>
          <w:b w:val="0"/>
          <w:bCs w:val="0"/>
          <w:i w:val="0"/>
          <w:iCs w:val="0"/>
          <w:noProof w:val="0"/>
          <w:color w:val="000000" w:themeColor="text1" w:themeTint="FF" w:themeShade="FF"/>
          <w:sz w:val="24"/>
          <w:szCs w:val="24"/>
          <w:lang w:val="en-US"/>
        </w:rPr>
        <w:t>Enabling Display Correct Response.</w:t>
      </w:r>
    </w:p>
    <w:p w:rsidR="459B3B04" w:rsidP="438E5976" w:rsidRDefault="459B3B04" w14:paraId="334041E0" w14:textId="434AF9B7">
      <w:pPr>
        <w:pStyle w:val="Normal"/>
        <w:spacing w:line="276" w:lineRule="auto"/>
        <w:ind w:left="0" w:firstLine="720"/>
      </w:pPr>
      <w:r w:rsidR="459B3B04">
        <w:drawing>
          <wp:inline wp14:editId="775AD26A" wp14:anchorId="70919F47">
            <wp:extent cx="4991102" cy="1414701"/>
            <wp:effectExtent l="0" t="0" r="0" b="0"/>
            <wp:docPr id="1150584466" name="" title=""/>
            <wp:cNvGraphicFramePr>
              <a:graphicFrameLocks noChangeAspect="1"/>
            </wp:cNvGraphicFramePr>
            <a:graphic>
              <a:graphicData uri="http://schemas.openxmlformats.org/drawingml/2006/picture">
                <pic:pic>
                  <pic:nvPicPr>
                    <pic:cNvPr id="0" name=""/>
                    <pic:cNvPicPr/>
                  </pic:nvPicPr>
                  <pic:blipFill>
                    <a:blip r:embed="R344677732dac4c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91102" cy="1414701"/>
                    </a:xfrm>
                    <a:prstGeom prst="rect">
                      <a:avLst/>
                    </a:prstGeom>
                  </pic:spPr>
                </pic:pic>
              </a:graphicData>
            </a:graphic>
          </wp:inline>
        </w:drawing>
      </w:r>
    </w:p>
    <w:p w:rsidR="03ADBAC0" w:rsidP="03ADBAC0" w:rsidRDefault="03ADBAC0" w14:paraId="317EE9DC" w14:textId="1AF83B7D">
      <w:pPr>
        <w:pStyle w:val="Normal"/>
        <w:spacing w:line="276" w:lineRule="auto"/>
        <w:ind w:left="0"/>
        <w:rPr>
          <w:rFonts w:ascii="Cambria" w:hAnsi="Cambria" w:eastAsia="Cambria" w:cs="Cambria"/>
          <w:b w:val="0"/>
          <w:bCs w:val="0"/>
          <w:i w:val="0"/>
          <w:iCs w:val="0"/>
          <w:noProof w:val="0"/>
          <w:color w:val="000000" w:themeColor="text1" w:themeTint="FF" w:themeShade="FF"/>
          <w:sz w:val="24"/>
          <w:szCs w:val="24"/>
          <w:lang w:val="en-US"/>
        </w:rPr>
      </w:pPr>
    </w:p>
    <w:p w:rsidR="1DCC0E9B" w:rsidP="03ADBAC0" w:rsidRDefault="1DCC0E9B" w14:paraId="458E3490" w14:textId="0EB4650D">
      <w:pPr>
        <w:pStyle w:val="ListParagraph"/>
        <w:numPr>
          <w:ilvl w:val="0"/>
          <w:numId w:val="24"/>
        </w:numPr>
        <w:spacing w:line="276" w:lineRule="auto"/>
        <w:rPr>
          <w:rFonts w:ascii="Cambria" w:hAnsi="Cambria" w:eastAsia="Cambria" w:cs="Cambria"/>
          <w:b w:val="0"/>
          <w:bCs w:val="0"/>
          <w:i w:val="0"/>
          <w:iCs w:val="0"/>
          <w:noProof w:val="0"/>
          <w:color w:val="000000" w:themeColor="text1" w:themeTint="FF" w:themeShade="FF"/>
          <w:sz w:val="24"/>
          <w:szCs w:val="24"/>
          <w:lang w:val="en-US"/>
        </w:rPr>
      </w:pPr>
      <w:r w:rsidRPr="03ADBAC0" w:rsidR="1DCC0E9B">
        <w:rPr>
          <w:rFonts w:ascii="Cambria" w:hAnsi="Cambria" w:eastAsia="Cambria" w:cs="Cambria"/>
          <w:b w:val="0"/>
          <w:bCs w:val="0"/>
          <w:i w:val="0"/>
          <w:iCs w:val="0"/>
          <w:noProof w:val="0"/>
          <w:color w:val="000000" w:themeColor="text1" w:themeTint="FF" w:themeShade="FF"/>
          <w:sz w:val="24"/>
          <w:szCs w:val="24"/>
          <w:lang w:val="en-US"/>
        </w:rPr>
        <w:t>Content Portal – Current CP Preview (Drop-down item)</w:t>
      </w:r>
    </w:p>
    <w:p w:rsidR="0BD36024" w:rsidP="438E5976" w:rsidRDefault="0BD36024" w14:paraId="270CE528" w14:textId="7162E620">
      <w:pPr>
        <w:pStyle w:val="Normal"/>
        <w:ind w:firstLine="720"/>
      </w:pPr>
      <w:r w:rsidR="0BD36024">
        <w:drawing>
          <wp:inline wp14:editId="641BBDB0" wp14:anchorId="420B26C3">
            <wp:extent cx="5162552" cy="2237105"/>
            <wp:effectExtent l="0" t="0" r="0" b="0"/>
            <wp:docPr id="109730828" name="" title=""/>
            <wp:cNvGraphicFramePr>
              <a:graphicFrameLocks noChangeAspect="1"/>
            </wp:cNvGraphicFramePr>
            <a:graphic>
              <a:graphicData uri="http://schemas.openxmlformats.org/drawingml/2006/picture">
                <pic:pic>
                  <pic:nvPicPr>
                    <pic:cNvPr id="0" name=""/>
                    <pic:cNvPicPr/>
                  </pic:nvPicPr>
                  <pic:blipFill>
                    <a:blip r:embed="R9613365766084c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2237105"/>
                    </a:xfrm>
                    <a:prstGeom prst="rect">
                      <a:avLst/>
                    </a:prstGeom>
                  </pic:spPr>
                </pic:pic>
              </a:graphicData>
            </a:graphic>
          </wp:inline>
        </w:drawing>
      </w:r>
    </w:p>
    <w:p w:rsidR="0BD36024" w:rsidP="03ADBAC0" w:rsidRDefault="0BD36024" w14:paraId="7307B364" w14:textId="0EB4650D">
      <w:pPr>
        <w:pStyle w:val="ListParagraph"/>
        <w:numPr>
          <w:ilvl w:val="0"/>
          <w:numId w:val="24"/>
        </w:numPr>
        <w:spacing w:line="276" w:lineRule="auto"/>
        <w:rPr>
          <w:rFonts w:ascii="Cambria" w:hAnsi="Cambria" w:eastAsia="Cambria" w:cs="Cambria"/>
          <w:b w:val="0"/>
          <w:bCs w:val="0"/>
          <w:i w:val="0"/>
          <w:iCs w:val="0"/>
          <w:noProof w:val="0"/>
          <w:color w:val="000000" w:themeColor="text1" w:themeTint="FF" w:themeShade="FF"/>
          <w:sz w:val="24"/>
          <w:szCs w:val="24"/>
          <w:lang w:val="en-US"/>
        </w:rPr>
      </w:pPr>
      <w:r w:rsidRPr="03ADBAC0" w:rsidR="0BD36024">
        <w:rPr>
          <w:rFonts w:ascii="Cambria" w:hAnsi="Cambria" w:eastAsia="Cambria" w:cs="Cambria"/>
          <w:b w:val="0"/>
          <w:bCs w:val="0"/>
          <w:i w:val="0"/>
          <w:iCs w:val="0"/>
          <w:noProof w:val="0"/>
          <w:color w:val="000000" w:themeColor="text1" w:themeTint="FF" w:themeShade="FF"/>
          <w:sz w:val="24"/>
          <w:szCs w:val="24"/>
          <w:lang w:val="en-US"/>
        </w:rPr>
        <w:t>Content Portal – Current CP Preview (Drop-down item)</w:t>
      </w:r>
    </w:p>
    <w:p w:rsidR="0BD36024" w:rsidP="03ADBAC0" w:rsidRDefault="0BD36024" w14:paraId="75027FCF" w14:textId="0EDFFF48">
      <w:pPr>
        <w:pStyle w:val="Normal"/>
      </w:pPr>
      <w:r w:rsidRPr="03ADBAC0" w:rsidR="0BD36024">
        <w:rPr>
          <w:rFonts w:ascii="Cambria" w:hAnsi="Cambria" w:eastAsia="Cambria" w:cs="Cambria"/>
          <w:b w:val="0"/>
          <w:bCs w:val="0"/>
          <w:i w:val="0"/>
          <w:iCs w:val="0"/>
          <w:color w:val="000000" w:themeColor="text1" w:themeTint="FF" w:themeShade="FF"/>
          <w:sz w:val="24"/>
          <w:szCs w:val="24"/>
        </w:rPr>
        <w:t>Enabling Display Correct Response</w:t>
      </w:r>
    </w:p>
    <w:p w:rsidR="0BD36024" w:rsidP="438E5976" w:rsidRDefault="0BD36024" w14:paraId="0D62949C" w14:textId="72A001DD">
      <w:pPr>
        <w:pStyle w:val="Normal"/>
        <w:ind w:firstLine="720"/>
      </w:pPr>
      <w:r w:rsidR="0BD36024">
        <w:drawing>
          <wp:inline wp14:editId="23B4DF3D" wp14:anchorId="47243A67">
            <wp:extent cx="5320144" cy="2438400"/>
            <wp:effectExtent l="0" t="0" r="0" b="0"/>
            <wp:docPr id="802460577" name="" title=""/>
            <wp:cNvGraphicFramePr>
              <a:graphicFrameLocks noChangeAspect="1"/>
            </wp:cNvGraphicFramePr>
            <a:graphic>
              <a:graphicData uri="http://schemas.openxmlformats.org/drawingml/2006/picture">
                <pic:pic>
                  <pic:nvPicPr>
                    <pic:cNvPr id="0" name=""/>
                    <pic:cNvPicPr/>
                  </pic:nvPicPr>
                  <pic:blipFill>
                    <a:blip r:embed="Rf3b6ad6c5a444d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20144" cy="2438400"/>
                    </a:xfrm>
                    <a:prstGeom prst="rect">
                      <a:avLst/>
                    </a:prstGeom>
                  </pic:spPr>
                </pic:pic>
              </a:graphicData>
            </a:graphic>
          </wp:inline>
        </w:drawing>
      </w:r>
    </w:p>
    <w:p w:rsidR="00DA55D0" w:rsidP="004E6AA1" w:rsidRDefault="00DA55D0" w14:paraId="75FC495A" w14:textId="30E58336">
      <w:pPr>
        <w:pStyle w:val="Heading1"/>
        <w:numPr>
          <w:ilvl w:val="0"/>
          <w:numId w:val="14"/>
        </w:numPr>
        <w:rPr>
          <w:color w:val="00000A"/>
        </w:rPr>
      </w:pPr>
      <w:bookmarkStart w:name="_Toc869903336" w:id="7"/>
      <w:r w:rsidRPr="4912C355">
        <w:rPr>
          <w:color w:val="00000A"/>
        </w:rPr>
        <w:t>Technical Updates</w:t>
      </w:r>
      <w:bookmarkEnd w:id="7"/>
    </w:p>
    <w:p w:rsidR="00173A9A" w:rsidP="004E6AA1" w:rsidRDefault="4607722F" w14:paraId="5EEDD894" w14:textId="77777777">
      <w:pPr>
        <w:pStyle w:val="Heading2"/>
        <w:numPr>
          <w:ilvl w:val="1"/>
          <w:numId w:val="14"/>
        </w:numPr>
      </w:pPr>
      <w:bookmarkStart w:name="_Toc98845174" w:id="8"/>
      <w:r>
        <w:t>Outstanding Defects</w:t>
      </w:r>
      <w:bookmarkEnd w:id="8"/>
    </w:p>
    <w:p w:rsidRPr="00ED1D3C" w:rsidR="00ED1D3C" w:rsidP="00ED1D3C" w:rsidRDefault="17FB827C" w14:paraId="0A9070B7" w14:textId="0BFDA2EA">
      <w:pPr>
        <w:ind w:firstLine="720"/>
        <w:jc w:val="both"/>
      </w:pPr>
      <w:r w:rsidRPr="307C980F">
        <w:rPr>
          <w:rFonts w:ascii="Cambria" w:hAnsi="Cambria" w:eastAsia="Cambria" w:cs="Cambria"/>
          <w:b/>
          <w:bCs/>
          <w:sz w:val="24"/>
          <w:szCs w:val="24"/>
        </w:rPr>
        <w:t>Backlog defects</w:t>
      </w:r>
      <w:r w:rsidRPr="307C980F">
        <w:rPr>
          <w:rFonts w:ascii="Cambria" w:hAnsi="Cambria" w:eastAsia="Cambria" w:cs="Cambria"/>
          <w:sz w:val="24"/>
          <w:szCs w:val="24"/>
        </w:rPr>
        <w:t xml:space="preserve">: </w:t>
      </w:r>
    </w:p>
    <w:p w:rsidRPr="003B7E9D" w:rsidR="0060793A" w:rsidP="003B7E9D" w:rsidRDefault="00CF327E" w14:paraId="71123ED7" w14:textId="77777777">
      <w:pPr>
        <w:pStyle w:val="ListParagraph"/>
        <w:numPr>
          <w:ilvl w:val="0"/>
          <w:numId w:val="19"/>
        </w:numPr>
        <w:spacing w:line="360" w:lineRule="auto"/>
        <w:textAlignment w:val="baseline"/>
        <w:rPr>
          <w:rFonts w:ascii="Cambria" w:hAnsi="Cambria" w:eastAsia="Times New Roman" w:cs="Times New Roman"/>
          <w:sz w:val="24"/>
          <w:szCs w:val="24"/>
          <w:lang w:val="en-IN" w:eastAsia="en-IN"/>
        </w:rPr>
      </w:pPr>
      <w:r w:rsidRPr="03ADBAC0" w:rsidR="111A9AA4">
        <w:rPr>
          <w:rFonts w:ascii="Cambria" w:hAnsi="Cambria" w:eastAsia="Times New Roman" w:cs="Times New Roman"/>
          <w:sz w:val="24"/>
          <w:szCs w:val="24"/>
          <w:lang w:val="en-IN" w:eastAsia="en-IN"/>
        </w:rPr>
        <w:t>US19790 - Constructed Response - add a "numeric +" option that will allow for a few additional characters beyond just numbers needed for math? ex. allow a comma in the number 2,000.</w:t>
      </w:r>
    </w:p>
    <w:p w:rsidRPr="003B7E9D" w:rsidR="0060793A" w:rsidP="003B7E9D" w:rsidRDefault="0060793A" w14:paraId="1554C9A2" w14:textId="5DE12566">
      <w:pPr>
        <w:pStyle w:val="ListParagraph"/>
        <w:numPr>
          <w:ilvl w:val="0"/>
          <w:numId w:val="19"/>
        </w:numPr>
        <w:spacing w:line="360" w:lineRule="auto"/>
        <w:textAlignment w:val="baseline"/>
        <w:rPr>
          <w:rFonts w:ascii="Cambria" w:hAnsi="Cambria" w:eastAsia="Times New Roman" w:cs="Times New Roman"/>
          <w:sz w:val="24"/>
          <w:szCs w:val="24"/>
          <w:lang w:val="en-IN" w:eastAsia="en-IN"/>
        </w:rPr>
      </w:pPr>
      <w:commentRangeStart w:id="601058105"/>
      <w:r w:rsidRPr="4BDBA238" w:rsidR="6598BE5C">
        <w:rPr>
          <w:rFonts w:ascii="Cambria" w:hAnsi="Cambria" w:eastAsia="Times New Roman" w:cs="Times New Roman"/>
          <w:sz w:val="24"/>
          <w:szCs w:val="24"/>
          <w:lang w:val="en-IN" w:eastAsia="en-IN"/>
        </w:rPr>
        <w:t>4017 -</w:t>
      </w:r>
      <w:r w:rsidRPr="4BDBA238" w:rsidR="14F87B92">
        <w:rPr>
          <w:rFonts w:ascii="Cambria" w:hAnsi="Cambria" w:eastAsia="Times New Roman" w:cs="Times New Roman"/>
          <w:sz w:val="24"/>
          <w:szCs w:val="24"/>
          <w:lang w:val="en-IN" w:eastAsia="en-IN"/>
        </w:rPr>
        <w:t xml:space="preserve"> There is an additional popup when you try to save the item with a "final" status. It is asking to confirm correct and acceptable responses. This doesn't appear on any other item type.</w:t>
      </w:r>
      <w:commentRangeEnd w:id="601058105"/>
      <w:r>
        <w:rPr>
          <w:rStyle w:val="CommentReference"/>
        </w:rPr>
        <w:commentReference w:id="601058105"/>
      </w:r>
    </w:p>
    <w:p w:rsidRPr="003B7E9D" w:rsidR="00906C93" w:rsidP="003B7E9D" w:rsidRDefault="00906C93" w14:paraId="28873D79" w14:textId="6D70371D">
      <w:pPr>
        <w:pStyle w:val="ListParagraph"/>
        <w:numPr>
          <w:ilvl w:val="0"/>
          <w:numId w:val="19"/>
        </w:numPr>
        <w:spacing w:line="360" w:lineRule="auto"/>
        <w:textAlignment w:val="baseline"/>
        <w:rPr>
          <w:rFonts w:ascii="Cambria" w:hAnsi="Cambria" w:eastAsia="Times New Roman" w:cs="Times New Roman"/>
          <w:sz w:val="24"/>
          <w:szCs w:val="24"/>
          <w:lang w:val="en-IN" w:eastAsia="en-IN"/>
        </w:rPr>
      </w:pPr>
      <w:r w:rsidRPr="03ADBAC0" w:rsidR="3E1119F9">
        <w:rPr>
          <w:rFonts w:ascii="Cambria" w:hAnsi="Cambria" w:eastAsia="Times New Roman" w:cs="Times New Roman"/>
          <w:sz w:val="24"/>
          <w:szCs w:val="24"/>
          <w:lang w:val="en-IN" w:eastAsia="en-IN"/>
        </w:rPr>
        <w:t>You are unable to create a drop-down menu for the text entered in the math tool, Subscript/superscript. This is the same functionality as current CB, but is not as obvious that you cannot do these things currently. This will be added as a tip until this functionality has been added. The functionality need to be added so we can create a drop down menu for text entered in the math tool.</w:t>
      </w:r>
    </w:p>
    <w:p w:rsidRPr="003B7E9D" w:rsidR="00906C93" w:rsidP="003B7E9D" w:rsidRDefault="00906C93" w14:paraId="48407FB6" w14:textId="46A70E30">
      <w:pPr>
        <w:pStyle w:val="ListParagraph"/>
        <w:numPr>
          <w:ilvl w:val="0"/>
          <w:numId w:val="19"/>
        </w:numPr>
        <w:spacing w:line="360" w:lineRule="auto"/>
        <w:textAlignment w:val="baseline"/>
        <w:rPr>
          <w:rFonts w:ascii="Cambria" w:hAnsi="Cambria" w:eastAsia="Times New Roman" w:cs="Times New Roman"/>
          <w:sz w:val="24"/>
          <w:szCs w:val="24"/>
          <w:lang w:val="en-IN" w:eastAsia="en-IN"/>
        </w:rPr>
      </w:pPr>
      <w:r w:rsidRPr="03ADBAC0" w:rsidR="3E1119F9">
        <w:rPr>
          <w:rFonts w:ascii="Cambria" w:hAnsi="Cambria" w:eastAsia="Times New Roman" w:cs="Times New Roman"/>
          <w:sz w:val="24"/>
          <w:szCs w:val="24"/>
          <w:lang w:val="en-IN" w:eastAsia="en-IN"/>
        </w:rPr>
        <w:t>In Drop-down scoring – when user chooses subtractive scoring, it should display all options with the max score divided between the correct responses.</w:t>
      </w:r>
    </w:p>
    <w:p w:rsidRPr="003B7E9D" w:rsidR="0060793A" w:rsidP="003B7E9D" w:rsidRDefault="00D43876" w14:paraId="3A463F30" w14:textId="4BAF49D2">
      <w:pPr>
        <w:pStyle w:val="ListParagraph"/>
        <w:numPr>
          <w:ilvl w:val="0"/>
          <w:numId w:val="19"/>
        </w:numPr>
        <w:spacing w:line="360" w:lineRule="auto"/>
        <w:textAlignment w:val="baseline"/>
        <w:rPr>
          <w:rFonts w:ascii="Cambria" w:hAnsi="Cambria" w:eastAsia="Times New Roman" w:cs="Times New Roman"/>
          <w:sz w:val="24"/>
          <w:szCs w:val="24"/>
          <w:lang w:val="en-IN" w:eastAsia="en-IN"/>
        </w:rPr>
      </w:pPr>
      <w:r w:rsidRPr="03ADBAC0" w:rsidR="7BA5116E">
        <w:rPr>
          <w:rFonts w:ascii="Cambria" w:hAnsi="Cambria" w:eastAsia="Times New Roman" w:cs="Times New Roman"/>
          <w:sz w:val="24"/>
          <w:szCs w:val="24"/>
          <w:lang w:val="en-IN" w:eastAsia="en-IN"/>
        </w:rPr>
        <w:t xml:space="preserve">There are some nice warnings when trying to set the response type to a value that does not make sense with the correct value. Could something similar be added when trying to change the "Max Characters" below the number of characters in the correct response? </w:t>
      </w:r>
      <w:r w:rsidRPr="03ADBAC0" w:rsidR="7BA5116E">
        <w:rPr>
          <w:rFonts w:ascii="Cambria" w:hAnsi="Cambria" w:eastAsia="Times New Roman" w:cs="Times New Roman"/>
          <w:sz w:val="24"/>
          <w:szCs w:val="24"/>
          <w:lang w:val="en-IN" w:eastAsia="en-IN"/>
        </w:rPr>
        <w:t>It auto populates the appropriate value when creating the response, but it can be manually adjusted lower and not reflect as an issue.</w:t>
      </w:r>
    </w:p>
    <w:p w:rsidRPr="003B7E9D" w:rsidR="00D43876" w:rsidP="003B7E9D" w:rsidRDefault="00D43876" w14:paraId="1EAFE897" w14:textId="0B707B59">
      <w:pPr>
        <w:pStyle w:val="ListParagraph"/>
        <w:numPr>
          <w:ilvl w:val="0"/>
          <w:numId w:val="19"/>
        </w:numPr>
        <w:spacing w:line="360" w:lineRule="auto"/>
        <w:textAlignment w:val="baseline"/>
        <w:rPr>
          <w:rFonts w:ascii="Cambria" w:hAnsi="Cambria" w:eastAsia="Times New Roman" w:cs="Times New Roman"/>
          <w:sz w:val="24"/>
          <w:szCs w:val="24"/>
          <w:lang w:val="en-IN" w:eastAsia="en-IN"/>
        </w:rPr>
      </w:pPr>
      <w:r w:rsidRPr="438E5976" w:rsidR="7BA5116E">
        <w:rPr>
          <w:rFonts w:ascii="Cambria" w:hAnsi="Cambria" w:eastAsia="Times New Roman" w:cs="Times New Roman"/>
          <w:sz w:val="24"/>
          <w:szCs w:val="24"/>
          <w:lang w:val="en-IN" w:eastAsia="en-IN"/>
        </w:rPr>
        <w:t xml:space="preserve">DE22241 - Absolute value appears in the item text </w:t>
      </w:r>
      <w:r w:rsidRPr="438E5976" w:rsidR="3A32A87A">
        <w:rPr>
          <w:rFonts w:ascii="Cambria" w:hAnsi="Cambria" w:eastAsia="Times New Roman" w:cs="Times New Roman"/>
          <w:sz w:val="24"/>
          <w:szCs w:val="24"/>
          <w:lang w:val="en-IN" w:eastAsia="en-IN"/>
        </w:rPr>
        <w:t>box but</w:t>
      </w:r>
      <w:r w:rsidRPr="438E5976" w:rsidR="7BA5116E">
        <w:rPr>
          <w:rFonts w:ascii="Cambria" w:hAnsi="Cambria" w:eastAsia="Times New Roman" w:cs="Times New Roman"/>
          <w:sz w:val="24"/>
          <w:szCs w:val="24"/>
          <w:lang w:val="en-IN" w:eastAsia="en-IN"/>
        </w:rPr>
        <w:t xml:space="preserve"> does not appear in the item Preview.</w:t>
      </w:r>
    </w:p>
    <w:p w:rsidRPr="003B7E9D" w:rsidR="00D43876" w:rsidP="003B7E9D" w:rsidRDefault="00D43876" w14:paraId="1D0B1194" w14:textId="3E14853D">
      <w:pPr>
        <w:pStyle w:val="ListParagraph"/>
        <w:numPr>
          <w:ilvl w:val="0"/>
          <w:numId w:val="19"/>
        </w:numPr>
        <w:spacing w:line="360" w:lineRule="auto"/>
        <w:textAlignment w:val="baseline"/>
        <w:rPr>
          <w:rFonts w:ascii="Cambria" w:hAnsi="Cambria" w:eastAsia="Times New Roman" w:cs="Times New Roman"/>
          <w:sz w:val="24"/>
          <w:szCs w:val="24"/>
          <w:lang w:val="en-IN" w:eastAsia="en-IN"/>
        </w:rPr>
      </w:pPr>
      <w:r w:rsidRPr="03ADBAC0" w:rsidR="7BA5116E">
        <w:rPr>
          <w:rFonts w:ascii="Cambria" w:hAnsi="Cambria" w:eastAsia="Times New Roman" w:cs="Times New Roman"/>
          <w:sz w:val="24"/>
          <w:szCs w:val="24"/>
          <w:lang w:val="en-IN" w:eastAsia="en-IN"/>
        </w:rPr>
        <w:t>US19778 - For reordering drop-down options, would it be possible to align all of the down and up arrows in separate columns? The last option having the up arrow aligned with the down arrows is confusing.</w:t>
      </w:r>
    </w:p>
    <w:p w:rsidRPr="003B7E9D" w:rsidR="00D43876" w:rsidP="003B7E9D" w:rsidRDefault="00D43876" w14:paraId="56C134E0" w14:textId="7661ECB5">
      <w:pPr>
        <w:pStyle w:val="ListParagraph"/>
        <w:numPr>
          <w:ilvl w:val="0"/>
          <w:numId w:val="19"/>
        </w:numPr>
        <w:spacing w:line="360" w:lineRule="auto"/>
        <w:textAlignment w:val="baseline"/>
        <w:rPr>
          <w:rFonts w:ascii="Cambria" w:hAnsi="Cambria" w:eastAsia="Times New Roman" w:cs="Times New Roman"/>
          <w:sz w:val="24"/>
          <w:szCs w:val="24"/>
          <w:lang w:val="en-IN" w:eastAsia="en-IN"/>
        </w:rPr>
      </w:pPr>
      <w:r w:rsidRPr="03ADBAC0" w:rsidR="7BA5116E">
        <w:rPr>
          <w:rFonts w:ascii="Cambria" w:hAnsi="Cambria" w:eastAsia="Times New Roman" w:cs="Times New Roman"/>
          <w:sz w:val="24"/>
          <w:szCs w:val="24"/>
          <w:lang w:val="en-IN" w:eastAsia="en-IN"/>
        </w:rPr>
        <w:t>1215 - Unable to change font in drop-down options (wanting to italicize a variable, or include superscript for exponents, use MathLive).</w:t>
      </w:r>
    </w:p>
    <w:p w:rsidRPr="0060793A" w:rsidR="00D43876" w:rsidP="03ADBAC0" w:rsidRDefault="00D43876" w14:paraId="2C132AE9" w14:textId="34CEDF1A">
      <w:pPr>
        <w:pStyle w:val="ListParagraph"/>
        <w:numPr>
          <w:ilvl w:val="0"/>
          <w:numId w:val="19"/>
        </w:numPr>
        <w:spacing w:before="120" w:after="120" w:line="360" w:lineRule="auto"/>
        <w:ind/>
        <w:rPr>
          <w:rFonts w:ascii="Cambria" w:hAnsi="Cambria" w:eastAsia="Times New Roman" w:cs="Times New Roman"/>
          <w:sz w:val="24"/>
          <w:szCs w:val="24"/>
          <w:lang w:val="en-IN" w:eastAsia="en-IN"/>
        </w:rPr>
      </w:pPr>
      <w:r w:rsidRPr="03ADBAC0" w:rsidR="3D0110B1">
        <w:rPr>
          <w:rFonts w:ascii="Cambria" w:hAnsi="Cambria" w:eastAsia="Times New Roman" w:cs="Times New Roman"/>
          <w:sz w:val="24"/>
          <w:szCs w:val="24"/>
          <w:lang w:val="en-IN" w:eastAsia="en-IN"/>
        </w:rPr>
        <w:t>Defect #1128 - For Drop-down you are unable to create math tool content as a response option. Based on the CP/LM Demo and the "Math Edit - CR and Drop-down" email, we should have this functionality for drop-down items. </w:t>
      </w:r>
    </w:p>
    <w:p w:rsidR="00E050F7" w:rsidP="004E6AA1" w:rsidRDefault="00E050F7" w14:paraId="6BC1CAEE" w14:textId="1E3AABAE">
      <w:pPr>
        <w:pStyle w:val="Heading2"/>
        <w:numPr>
          <w:ilvl w:val="1"/>
          <w:numId w:val="14"/>
        </w:numPr>
        <w:rPr>
          <w:rFonts w:eastAsia="Cambria" w:cs="Cambria"/>
          <w:color w:val="000000" w:themeColor="text1"/>
        </w:rPr>
      </w:pPr>
      <w:bookmarkStart w:name="_Toc419974262" w:id="9"/>
      <w:r>
        <w:t>Business Flow</w:t>
      </w:r>
      <w:bookmarkEnd w:id="9"/>
    </w:p>
    <w:p w:rsidR="00C91274" w:rsidP="004E6AA1" w:rsidRDefault="00C91274" w14:paraId="235B78A7" w14:textId="3878C3D5">
      <w:pPr>
        <w:pStyle w:val="ListParagraph"/>
        <w:numPr>
          <w:ilvl w:val="0"/>
          <w:numId w:val="19"/>
        </w:numPr>
        <w:spacing w:line="360" w:lineRule="auto"/>
        <w:jc w:val="both"/>
        <w:rPr>
          <w:rFonts w:ascii="Cambria" w:hAnsi="Cambria" w:eastAsia="Cambria" w:cs="Cambria"/>
          <w:color w:val="000000" w:themeColor="text1"/>
          <w:sz w:val="24"/>
          <w:szCs w:val="24"/>
        </w:rPr>
      </w:pPr>
      <w:r w:rsidRPr="241D1C5C" w:rsidR="5E07077A">
        <w:rPr>
          <w:rFonts w:ascii="Cambria" w:hAnsi="Cambria" w:eastAsia="Cambria" w:cs="Cambria"/>
          <w:color w:val="000000" w:themeColor="text1" w:themeTint="FF" w:themeShade="FF"/>
          <w:sz w:val="24"/>
          <w:szCs w:val="24"/>
        </w:rPr>
        <w:t xml:space="preserve">User can change the item type as </w:t>
      </w:r>
      <w:r w:rsidRPr="241D1C5C" w:rsidR="7BA5116E">
        <w:rPr>
          <w:rFonts w:ascii="Cambria" w:hAnsi="Cambria" w:eastAsia="Cambria" w:cs="Cambria"/>
          <w:color w:val="000000" w:themeColor="text1" w:themeTint="FF" w:themeShade="FF"/>
          <w:sz w:val="24"/>
          <w:szCs w:val="24"/>
        </w:rPr>
        <w:t>Constructed Response</w:t>
      </w:r>
      <w:r w:rsidRPr="241D1C5C" w:rsidR="5E07077A">
        <w:rPr>
          <w:rFonts w:ascii="Cambria" w:hAnsi="Cambria" w:eastAsia="Cambria" w:cs="Cambria"/>
          <w:color w:val="000000" w:themeColor="text1" w:themeTint="FF" w:themeShade="FF"/>
          <w:sz w:val="24"/>
          <w:szCs w:val="24"/>
        </w:rPr>
        <w:t xml:space="preserve"> / </w:t>
      </w:r>
      <w:r w:rsidRPr="241D1C5C" w:rsidR="7BA5116E">
        <w:rPr>
          <w:rFonts w:ascii="Cambria" w:hAnsi="Cambria" w:eastAsia="Cambria" w:cs="Cambria"/>
          <w:color w:val="000000" w:themeColor="text1" w:themeTint="FF" w:themeShade="FF"/>
          <w:sz w:val="24"/>
          <w:szCs w:val="24"/>
        </w:rPr>
        <w:t>Drop-down</w:t>
      </w:r>
      <w:r w:rsidRPr="241D1C5C" w:rsidR="5E07077A">
        <w:rPr>
          <w:rFonts w:ascii="Cambria" w:hAnsi="Cambria" w:eastAsia="Cambria" w:cs="Cambria"/>
          <w:color w:val="000000" w:themeColor="text1" w:themeTint="FF" w:themeShade="FF"/>
          <w:sz w:val="24"/>
          <w:szCs w:val="24"/>
        </w:rPr>
        <w:t xml:space="preserve"> </w:t>
      </w:r>
      <w:commentRangeStart w:id="163459117"/>
      <w:r w:rsidRPr="241D1C5C" w:rsidR="5E07077A">
        <w:rPr>
          <w:rFonts w:ascii="Cambria" w:hAnsi="Cambria" w:eastAsia="Cambria" w:cs="Cambria"/>
          <w:color w:val="000000" w:themeColor="text1" w:themeTint="FF" w:themeShade="FF"/>
          <w:sz w:val="24"/>
          <w:szCs w:val="24"/>
        </w:rPr>
        <w:t>using</w:t>
      </w:r>
      <w:commentRangeEnd w:id="163459117"/>
      <w:r>
        <w:rPr>
          <w:rStyle w:val="CommentReference"/>
        </w:rPr>
        <w:commentReference w:id="163459117"/>
      </w:r>
      <w:r w:rsidRPr="241D1C5C" w:rsidR="5E07077A">
        <w:rPr>
          <w:rFonts w:ascii="Cambria" w:hAnsi="Cambria" w:eastAsia="Cambria" w:cs="Cambria"/>
          <w:color w:val="000000" w:themeColor="text1" w:themeTint="FF" w:themeShade="FF"/>
          <w:sz w:val="24"/>
          <w:szCs w:val="24"/>
        </w:rPr>
        <w:t xml:space="preserve"> Radio button.</w:t>
      </w:r>
    </w:p>
    <w:p w:rsidRPr="006D2B08" w:rsidR="00C91274" w:rsidP="03ADBAC0" w:rsidRDefault="00C91274" w14:paraId="616AD8F4" w14:textId="77777777">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rPr>
      </w:pPr>
      <w:r w:rsidRPr="03ADBAC0" w:rsidR="5E07077A">
        <w:rPr>
          <w:rFonts w:ascii="Cambria" w:hAnsi="Cambria" w:eastAsia="Cambria" w:cs="Cambria"/>
          <w:color w:val="000000" w:themeColor="text1" w:themeTint="FF" w:themeShade="FF"/>
          <w:sz w:val="24"/>
          <w:szCs w:val="24"/>
        </w:rPr>
        <w:t>The Min item dimensions functionality will be same as every item.</w:t>
      </w:r>
    </w:p>
    <w:p w:rsidRPr="006D2B08" w:rsidR="00E050F7" w:rsidP="03ADBAC0" w:rsidRDefault="00E050F7" w14:paraId="173FF42E" w14:textId="77777777">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rPr>
      </w:pPr>
      <w:r w:rsidRPr="03ADBAC0" w:rsidR="1EC1162E">
        <w:rPr>
          <w:rFonts w:ascii="Cambria" w:hAnsi="Cambria" w:eastAsia="Cambria" w:cs="Cambria"/>
          <w:color w:val="000000" w:themeColor="text1" w:themeTint="FF" w:themeShade="FF"/>
          <w:sz w:val="24"/>
          <w:szCs w:val="24"/>
        </w:rPr>
        <w:t>Stem content will have the questions.</w:t>
      </w:r>
    </w:p>
    <w:p w:rsidR="0030446C" w:rsidP="03ADBAC0" w:rsidRDefault="0030446C" w14:paraId="3213D98B" w14:textId="18E67E78">
      <w:pPr>
        <w:pStyle w:val="ListParagraph"/>
        <w:numPr>
          <w:ilvl w:val="0"/>
          <w:numId w:val="19"/>
        </w:numPr>
        <w:bidi w:val="0"/>
        <w:spacing w:before="0" w:beforeAutospacing="off" w:after="0" w:afterAutospacing="off" w:line="360" w:lineRule="auto"/>
        <w:ind w:left="2160" w:right="0" w:hanging="360"/>
        <w:jc w:val="both"/>
        <w:rPr>
          <w:rStyle w:val="normaltextrun"/>
          <w:rFonts w:ascii="Cambria" w:hAnsi="Cambria" w:eastAsia="Cambria" w:cs="Cambria"/>
          <w:color w:val="000000" w:themeColor="text1" w:themeTint="FF" w:themeShade="FF"/>
          <w:sz w:val="24"/>
          <w:szCs w:val="24"/>
        </w:rPr>
      </w:pPr>
      <w:r w:rsidRPr="03ADBAC0" w:rsidR="2D37934C">
        <w:rPr>
          <w:rFonts w:ascii="Cambria" w:hAnsi="Cambria" w:eastAsia="Cambria" w:cs="Cambria"/>
          <w:color w:val="000000" w:themeColor="text1" w:themeTint="FF" w:themeShade="FF"/>
          <w:sz w:val="24"/>
          <w:szCs w:val="24"/>
        </w:rPr>
        <w:t>User</w:t>
      </w:r>
      <w:r w:rsidRPr="03ADBAC0" w:rsidR="7BA5116E">
        <w:rPr>
          <w:rFonts w:ascii="Cambria" w:hAnsi="Cambria" w:eastAsia="Cambria" w:cs="Cambria"/>
          <w:color w:val="000000" w:themeColor="text1" w:themeTint="FF" w:themeShade="FF"/>
          <w:sz w:val="24"/>
          <w:szCs w:val="24"/>
        </w:rPr>
        <w:t xml:space="preserve"> needs to select the text that needs to have correct response</w:t>
      </w:r>
      <w:r w:rsidRPr="03ADBAC0" w:rsidR="2D37934C">
        <w:rPr>
          <w:rFonts w:ascii="Cambria" w:hAnsi="Cambria" w:eastAsia="Cambria" w:cs="Cambria"/>
          <w:color w:val="000000" w:themeColor="text1" w:themeTint="FF" w:themeShade="FF"/>
          <w:sz w:val="24"/>
          <w:szCs w:val="24"/>
        </w:rPr>
        <w:t>.</w:t>
      </w:r>
    </w:p>
    <w:p w:rsidRPr="0030446C" w:rsidR="00D43876" w:rsidP="03ADBAC0" w:rsidRDefault="00D43876" w14:paraId="5D8E8CE5" w14:textId="3627AA8E">
      <w:pPr>
        <w:pStyle w:val="ListParagraph"/>
        <w:numPr>
          <w:ilvl w:val="0"/>
          <w:numId w:val="19"/>
        </w:numPr>
        <w:bidi w:val="0"/>
        <w:spacing w:before="0" w:beforeAutospacing="off" w:after="0" w:afterAutospacing="off" w:line="360" w:lineRule="auto"/>
        <w:ind w:left="2160" w:right="0" w:hanging="360"/>
        <w:jc w:val="both"/>
        <w:rPr>
          <w:rStyle w:val="normaltextrun"/>
          <w:rFonts w:ascii="Cambria" w:hAnsi="Cambria" w:eastAsia="Cambria" w:cs="Cambria"/>
          <w:color w:val="000000" w:themeColor="text1" w:themeTint="FF" w:themeShade="FF"/>
          <w:sz w:val="24"/>
          <w:szCs w:val="24"/>
        </w:rPr>
      </w:pPr>
      <w:r w:rsidRPr="03ADBAC0" w:rsidR="7BA5116E">
        <w:rPr>
          <w:rFonts w:ascii="Cambria" w:hAnsi="Cambria" w:eastAsia="Cambria" w:cs="Cambria"/>
          <w:color w:val="000000" w:themeColor="text1" w:themeTint="FF" w:themeShade="FF"/>
          <w:sz w:val="24"/>
          <w:szCs w:val="24"/>
        </w:rPr>
        <w:t xml:space="preserve">After </w:t>
      </w:r>
      <w:r w:rsidRPr="03ADBAC0" w:rsidR="7BA5116E">
        <w:rPr>
          <w:rFonts w:ascii="Cambria" w:hAnsi="Cambria" w:eastAsia="Cambria" w:cs="Cambria"/>
          <w:color w:val="000000" w:themeColor="text1" w:themeTint="FF" w:themeShade="FF"/>
          <w:sz w:val="24"/>
          <w:szCs w:val="24"/>
        </w:rPr>
        <w:t>selection</w:t>
      </w:r>
      <w:r w:rsidRPr="03ADBAC0" w:rsidR="7BA5116E">
        <w:rPr>
          <w:rFonts w:ascii="Cambria" w:hAnsi="Cambria" w:eastAsia="Cambria" w:cs="Cambria"/>
          <w:color w:val="000000" w:themeColor="text1" w:themeTint="FF" w:themeShade="FF"/>
          <w:sz w:val="24"/>
          <w:szCs w:val="24"/>
        </w:rPr>
        <w:t xml:space="preserve"> click on the Insert Respon</w:t>
      </w:r>
      <w:r w:rsidRPr="03ADBAC0" w:rsidR="4C7152F2">
        <w:rPr>
          <w:rFonts w:ascii="Cambria" w:hAnsi="Cambria" w:eastAsia="Cambria" w:cs="Cambria"/>
          <w:color w:val="000000" w:themeColor="text1" w:themeTint="FF" w:themeShade="FF"/>
          <w:sz w:val="24"/>
          <w:szCs w:val="24"/>
        </w:rPr>
        <w:t xml:space="preserve">se option from Ckeditor Toolbar, Correct response and </w:t>
      </w:r>
      <w:r w:rsidRPr="03ADBAC0" w:rsidR="3D0110B1">
        <w:rPr>
          <w:rFonts w:ascii="Cambria" w:hAnsi="Cambria" w:eastAsia="Cambria" w:cs="Cambria"/>
          <w:color w:val="000000" w:themeColor="text1" w:themeTint="FF" w:themeShade="FF"/>
          <w:sz w:val="24"/>
          <w:szCs w:val="24"/>
        </w:rPr>
        <w:t>response box will be generated with response name.</w:t>
      </w:r>
    </w:p>
    <w:p w:rsidRPr="006D4E39" w:rsidR="006D4E39" w:rsidP="03ADBAC0" w:rsidRDefault="006D4E39" w14:paraId="0BF08E57" w14:textId="56A2958B">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3D0110B1">
        <w:rPr>
          <w:rFonts w:ascii="Cambria" w:hAnsi="Cambria" w:eastAsia="Cambria" w:cs="Cambria"/>
          <w:color w:val="000000" w:themeColor="text1" w:themeTint="FF" w:themeShade="FF"/>
          <w:sz w:val="24"/>
          <w:szCs w:val="24"/>
          <w:lang w:val="en-IN"/>
        </w:rPr>
        <w:t xml:space="preserve">For Constructed Response, User can see </w:t>
      </w:r>
      <w:r w:rsidRPr="03ADBAC0" w:rsidR="3D0110B1">
        <w:rPr>
          <w:rFonts w:ascii="Cambria" w:hAnsi="Cambria" w:eastAsia="Cambria" w:cs="Cambria"/>
          <w:color w:val="000000" w:themeColor="text1" w:themeTint="FF" w:themeShade="FF"/>
          <w:sz w:val="24"/>
          <w:szCs w:val="24"/>
        </w:rPr>
        <w:t xml:space="preserve">Acceptable Values grid </w:t>
      </w:r>
      <w:r w:rsidRPr="03ADBAC0" w:rsidR="1DD196D5">
        <w:rPr>
          <w:rFonts w:ascii="Cambria" w:hAnsi="Cambria" w:eastAsia="Cambria" w:cs="Cambria"/>
          <w:color w:val="000000" w:themeColor="text1" w:themeTint="FF" w:themeShade="FF"/>
          <w:sz w:val="24"/>
          <w:szCs w:val="24"/>
        </w:rPr>
        <w:t>and user can add values using Add</w:t>
      </w:r>
      <w:r w:rsidRPr="03ADBAC0" w:rsidR="3D0110B1">
        <w:rPr>
          <w:rFonts w:ascii="Cambria" w:hAnsi="Cambria" w:eastAsia="Cambria" w:cs="Cambria"/>
          <w:color w:val="000000" w:themeColor="text1" w:themeTint="FF" w:themeShade="FF"/>
          <w:sz w:val="24"/>
          <w:szCs w:val="24"/>
        </w:rPr>
        <w:t xml:space="preserve"> icon.</w:t>
      </w:r>
    </w:p>
    <w:p w:rsidR="007C1F03" w:rsidP="03ADBAC0" w:rsidRDefault="007C1F03" w14:paraId="755C0832" w14:textId="5159DD3E">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1DD196D5">
        <w:rPr>
          <w:rFonts w:ascii="Cambria" w:hAnsi="Cambria" w:eastAsia="Cambria" w:cs="Cambria"/>
          <w:color w:val="000000" w:themeColor="text1" w:themeTint="FF" w:themeShade="FF"/>
          <w:sz w:val="24"/>
          <w:szCs w:val="24"/>
          <w:lang w:val="en-IN"/>
        </w:rPr>
        <w:t>User can remove the added acceptable values using remove icon</w:t>
      </w:r>
    </w:p>
    <w:p w:rsidRPr="006D4E39" w:rsidR="007C1F03" w:rsidP="03ADBAC0" w:rsidRDefault="007C1F03" w14:paraId="36BE78AE" w14:textId="5EBC3577">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241D1C5C" w:rsidR="1DD196D5">
        <w:rPr>
          <w:rFonts w:ascii="Cambria" w:hAnsi="Cambria" w:eastAsia="Cambria" w:cs="Cambria"/>
          <w:color w:val="000000" w:themeColor="text1" w:themeTint="FF" w:themeShade="FF"/>
          <w:sz w:val="24"/>
          <w:szCs w:val="24"/>
          <w:lang w:val="en-IN"/>
        </w:rPr>
        <w:t>User can swap the values using swap icons.</w:t>
      </w:r>
      <w:commentRangeStart w:id="19272302"/>
      <w:commentRangeEnd w:id="19272302"/>
      <w:r>
        <w:rPr>
          <w:rStyle w:val="CommentReference"/>
        </w:rPr>
        <w:commentReference w:id="19272302"/>
      </w:r>
    </w:p>
    <w:p w:rsidR="006D4E39" w:rsidP="03ADBAC0" w:rsidRDefault="006D4E39" w14:paraId="269148E5" w14:textId="0C6E99D9">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3D0110B1">
        <w:rPr>
          <w:rFonts w:ascii="Cambria" w:hAnsi="Cambria" w:eastAsia="Cambria" w:cs="Cambria"/>
          <w:color w:val="000000" w:themeColor="text1" w:themeTint="FF" w:themeShade="FF"/>
          <w:sz w:val="24"/>
          <w:szCs w:val="24"/>
          <w:lang w:val="en-IN"/>
        </w:rPr>
        <w:t xml:space="preserve">User can </w:t>
      </w:r>
      <w:r w:rsidRPr="03ADBAC0" w:rsidR="53308394">
        <w:rPr>
          <w:rFonts w:ascii="Cambria" w:hAnsi="Cambria" w:eastAsia="Cambria" w:cs="Cambria"/>
          <w:color w:val="000000" w:themeColor="text1" w:themeTint="FF" w:themeShade="FF"/>
          <w:sz w:val="24"/>
          <w:szCs w:val="24"/>
          <w:lang w:val="en-IN"/>
        </w:rPr>
        <w:t>edit the default response name (i.e., Response 1).</w:t>
      </w:r>
    </w:p>
    <w:p w:rsidRPr="006D4E39" w:rsidR="006067B1" w:rsidP="03ADBAC0" w:rsidRDefault="006067B1" w14:paraId="6ACE6E69" w14:textId="6D538AF8">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53308394">
        <w:rPr>
          <w:rFonts w:ascii="Cambria" w:hAnsi="Cambria" w:eastAsia="Cambria" w:cs="Cambria"/>
          <w:color w:val="000000" w:themeColor="text1" w:themeTint="FF" w:themeShade="FF"/>
          <w:sz w:val="24"/>
          <w:szCs w:val="24"/>
          <w:lang w:val="en-IN"/>
        </w:rPr>
        <w:t xml:space="preserve">User can see the correct response, selected in ckeditor and that cannot be </w:t>
      </w:r>
      <w:r w:rsidRPr="03ADBAC0" w:rsidR="53308394">
        <w:rPr>
          <w:rFonts w:ascii="Cambria" w:hAnsi="Cambria" w:eastAsia="Cambria" w:cs="Cambria"/>
          <w:color w:val="000000" w:themeColor="text1" w:themeTint="FF" w:themeShade="FF"/>
          <w:sz w:val="24"/>
          <w:szCs w:val="24"/>
          <w:lang w:val="en-IN"/>
        </w:rPr>
        <w:t>modified</w:t>
      </w:r>
      <w:r w:rsidRPr="03ADBAC0" w:rsidR="53308394">
        <w:rPr>
          <w:rFonts w:ascii="Cambria" w:hAnsi="Cambria" w:eastAsia="Cambria" w:cs="Cambria"/>
          <w:color w:val="000000" w:themeColor="text1" w:themeTint="FF" w:themeShade="FF"/>
          <w:sz w:val="24"/>
          <w:szCs w:val="24"/>
          <w:lang w:val="en-IN"/>
        </w:rPr>
        <w:t>.</w:t>
      </w:r>
    </w:p>
    <w:p w:rsidRPr="006D4E39" w:rsidR="006D4E39" w:rsidP="03ADBAC0" w:rsidRDefault="006067B1" w14:paraId="2EA62FE4" w14:textId="390737C4">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53308394">
        <w:rPr>
          <w:rFonts w:ascii="Cambria" w:hAnsi="Cambria" w:eastAsia="Cambria" w:cs="Cambria"/>
          <w:color w:val="000000" w:themeColor="text1" w:themeTint="FF" w:themeShade="FF"/>
          <w:sz w:val="24"/>
          <w:szCs w:val="24"/>
          <w:lang w:val="en-IN"/>
        </w:rPr>
        <w:t xml:space="preserve">User can choose response type as </w:t>
      </w:r>
      <w:proofErr w:type="spellStart"/>
      <w:r w:rsidRPr="03ADBAC0" w:rsidR="53308394">
        <w:rPr>
          <w:rFonts w:ascii="Cambria" w:hAnsi="Cambria" w:eastAsia="Cambria" w:cs="Cambria"/>
          <w:color w:val="000000" w:themeColor="text1" w:themeTint="FF" w:themeShade="FF"/>
          <w:sz w:val="24"/>
          <w:szCs w:val="24"/>
          <w:lang w:val="en-IN"/>
        </w:rPr>
        <w:t>AlphaNumeric</w:t>
      </w:r>
      <w:proofErr w:type="spellEnd"/>
      <w:r w:rsidRPr="03ADBAC0" w:rsidR="53308394">
        <w:rPr>
          <w:rFonts w:ascii="Cambria" w:hAnsi="Cambria" w:eastAsia="Cambria" w:cs="Cambria"/>
          <w:color w:val="000000" w:themeColor="text1" w:themeTint="FF" w:themeShade="FF"/>
          <w:sz w:val="24"/>
          <w:szCs w:val="24"/>
          <w:lang w:val="en-IN"/>
        </w:rPr>
        <w:t xml:space="preserve"> / Numeric, by default it will be based on the user selection in ckeditor.</w:t>
      </w:r>
    </w:p>
    <w:p w:rsidRPr="006D4E39" w:rsidR="006D4E39" w:rsidP="03ADBAC0" w:rsidRDefault="006067B1" w14:paraId="3888083C" w14:textId="36CA5913">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4BDBA238" w:rsidR="53308394">
        <w:rPr>
          <w:rFonts w:ascii="Cambria" w:hAnsi="Cambria" w:eastAsia="Cambria" w:cs="Cambria"/>
          <w:color w:val="000000" w:themeColor="text1" w:themeTint="FF" w:themeShade="FF"/>
          <w:sz w:val="24"/>
          <w:szCs w:val="24"/>
          <w:lang w:val="en-IN"/>
        </w:rPr>
        <w:t xml:space="preserve">User can </w:t>
      </w:r>
      <w:r w:rsidRPr="4BDBA238" w:rsidR="53308394">
        <w:rPr>
          <w:rFonts w:ascii="Cambria" w:hAnsi="Cambria" w:eastAsia="Cambria" w:cs="Cambria"/>
          <w:color w:val="000000" w:themeColor="text1" w:themeTint="FF" w:themeShade="FF"/>
          <w:sz w:val="24"/>
          <w:szCs w:val="24"/>
          <w:lang w:val="en-IN"/>
        </w:rPr>
        <w:t>modify</w:t>
      </w:r>
      <w:r w:rsidRPr="4BDBA238" w:rsidR="53308394">
        <w:rPr>
          <w:rFonts w:ascii="Cambria" w:hAnsi="Cambria" w:eastAsia="Cambria" w:cs="Cambria"/>
          <w:color w:val="000000" w:themeColor="text1" w:themeTint="FF" w:themeShade="FF"/>
          <w:sz w:val="24"/>
          <w:szCs w:val="24"/>
          <w:lang w:val="en-IN"/>
        </w:rPr>
        <w:t xml:space="preserve"> the Max </w:t>
      </w:r>
      <w:del w:author="Cherukuri, Rajendra" w:date="2022-01-31T12:27:54.01Z" w:id="130849009">
        <w:r w:rsidRPr="4BDBA238" w:rsidDel="53308394">
          <w:rPr>
            <w:rFonts w:ascii="Cambria" w:hAnsi="Cambria" w:eastAsia="Cambria" w:cs="Cambria"/>
            <w:color w:val="000000" w:themeColor="text1" w:themeTint="FF" w:themeShade="FF"/>
            <w:sz w:val="24"/>
            <w:szCs w:val="24"/>
            <w:lang w:val="en-IN"/>
          </w:rPr>
          <w:delText>Charaters</w:delText>
        </w:r>
      </w:del>
      <w:ins w:author="Cherukuri, Rajendra" w:date="2022-01-31T12:27:54.013Z" w:id="1817575709">
        <w:r w:rsidRPr="4BDBA238" w:rsidR="354F2BE7">
          <w:rPr>
            <w:rFonts w:ascii="Cambria" w:hAnsi="Cambria" w:eastAsia="Cambria" w:cs="Cambria"/>
            <w:color w:val="000000" w:themeColor="text1" w:themeTint="FF" w:themeShade="FF"/>
            <w:sz w:val="24"/>
            <w:szCs w:val="24"/>
            <w:lang w:val="en-IN"/>
          </w:rPr>
          <w:t>Characters</w:t>
        </w:r>
      </w:ins>
      <w:r w:rsidRPr="4BDBA238" w:rsidR="53308394">
        <w:rPr>
          <w:rFonts w:ascii="Cambria" w:hAnsi="Cambria" w:eastAsia="Cambria" w:cs="Cambria"/>
          <w:color w:val="000000" w:themeColor="text1" w:themeTint="FF" w:themeShade="FF"/>
          <w:sz w:val="24"/>
          <w:szCs w:val="24"/>
          <w:lang w:val="en-IN"/>
        </w:rPr>
        <w:t xml:space="preserve"> and Max field size </w:t>
      </w:r>
      <w:proofErr w:type="gramStart"/>
      <w:r w:rsidRPr="4BDBA238" w:rsidR="53308394">
        <w:rPr>
          <w:rFonts w:ascii="Cambria" w:hAnsi="Cambria" w:eastAsia="Cambria" w:cs="Cambria"/>
          <w:color w:val="000000" w:themeColor="text1" w:themeTint="FF" w:themeShade="FF"/>
          <w:sz w:val="24"/>
          <w:szCs w:val="24"/>
          <w:lang w:val="en-IN"/>
        </w:rPr>
        <w:t>values,</w:t>
      </w:r>
      <w:proofErr w:type="gramEnd"/>
      <w:r w:rsidRPr="4BDBA238" w:rsidR="53308394">
        <w:rPr>
          <w:rFonts w:ascii="Cambria" w:hAnsi="Cambria" w:eastAsia="Cambria" w:cs="Cambria"/>
          <w:color w:val="000000" w:themeColor="text1" w:themeTint="FF" w:themeShade="FF"/>
          <w:sz w:val="24"/>
          <w:szCs w:val="24"/>
          <w:lang w:val="en-IN"/>
        </w:rPr>
        <w:t xml:space="preserve"> default values will be based on the word user selected from ckeditor.</w:t>
      </w:r>
    </w:p>
    <w:p w:rsidRPr="006D4E39" w:rsidR="006D4E39" w:rsidP="03ADBAC0" w:rsidRDefault="006067B1" w14:paraId="55B0A76F" w14:textId="408A7609">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53308394">
        <w:rPr>
          <w:rFonts w:ascii="Cambria" w:hAnsi="Cambria" w:eastAsia="Cambria" w:cs="Cambria"/>
          <w:color w:val="000000" w:themeColor="text1" w:themeTint="FF" w:themeShade="FF"/>
          <w:sz w:val="24"/>
          <w:szCs w:val="24"/>
          <w:lang w:val="en-IN"/>
        </w:rPr>
        <w:t>User can enable / disable case sensitive for the correct response, by default it will be enabled.</w:t>
      </w:r>
    </w:p>
    <w:p w:rsidR="006D4E39" w:rsidP="03ADBAC0" w:rsidRDefault="007C1F03" w14:paraId="75142BA8" w14:textId="3E1DD58A">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1DD196D5">
        <w:rPr>
          <w:rFonts w:ascii="Cambria" w:hAnsi="Cambria" w:eastAsia="Cambria" w:cs="Cambria"/>
          <w:color w:val="000000" w:themeColor="text1" w:themeTint="FF" w:themeShade="FF"/>
          <w:sz w:val="24"/>
          <w:szCs w:val="24"/>
          <w:lang w:val="en-IN"/>
        </w:rPr>
        <w:t>User can add rationale text for the Response by clicking on rationale button</w:t>
      </w:r>
      <w:r w:rsidRPr="03ADBAC0" w:rsidR="53308394">
        <w:rPr>
          <w:rFonts w:ascii="Cambria" w:hAnsi="Cambria" w:eastAsia="Cambria" w:cs="Cambria"/>
          <w:color w:val="000000" w:themeColor="text1" w:themeTint="FF" w:themeShade="FF"/>
          <w:sz w:val="24"/>
          <w:szCs w:val="24"/>
          <w:lang w:val="en-IN"/>
        </w:rPr>
        <w:t>.</w:t>
      </w:r>
    </w:p>
    <w:p w:rsidR="006067B1" w:rsidP="03ADBAC0" w:rsidRDefault="006067B1" w14:paraId="1ADF03A0" w14:textId="4F1D9F70">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4BDBA238" w:rsidR="53308394">
        <w:rPr>
          <w:rFonts w:ascii="Cambria" w:hAnsi="Cambria" w:eastAsia="Cambria" w:cs="Cambria"/>
          <w:color w:val="000000" w:themeColor="text1" w:themeTint="FF" w:themeShade="FF"/>
          <w:sz w:val="24"/>
          <w:szCs w:val="24"/>
          <w:lang w:val="en-IN"/>
        </w:rPr>
        <w:t xml:space="preserve">User </w:t>
      </w:r>
      <w:r w:rsidRPr="4BDBA238" w:rsidR="683D81AE">
        <w:rPr>
          <w:rFonts w:ascii="Cambria" w:hAnsi="Cambria" w:eastAsia="Cambria" w:cs="Cambria"/>
          <w:color w:val="000000" w:themeColor="text1" w:themeTint="FF" w:themeShade="FF"/>
          <w:sz w:val="24"/>
          <w:szCs w:val="24"/>
          <w:lang w:val="en-IN"/>
        </w:rPr>
        <w:t>can be</w:t>
      </w:r>
      <w:r w:rsidRPr="4BDBA238" w:rsidR="53308394">
        <w:rPr>
          <w:rFonts w:ascii="Cambria" w:hAnsi="Cambria" w:eastAsia="Cambria" w:cs="Cambria"/>
          <w:color w:val="000000" w:themeColor="text1" w:themeTint="FF" w:themeShade="FF"/>
          <w:sz w:val="24"/>
          <w:szCs w:val="24"/>
          <w:lang w:val="en-IN"/>
        </w:rPr>
        <w:t xml:space="preserve"> able to remove the response using remove icon.</w:t>
      </w:r>
    </w:p>
    <w:p w:rsidR="006067B1" w:rsidP="03ADBAC0" w:rsidRDefault="0011487B" w14:paraId="51D6BAA8" w14:textId="35F2DC1B">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614303D1">
        <w:rPr>
          <w:rFonts w:ascii="Cambria" w:hAnsi="Cambria" w:eastAsia="Cambria" w:cs="Cambria"/>
          <w:color w:val="000000" w:themeColor="text1" w:themeTint="FF" w:themeShade="FF"/>
          <w:sz w:val="24"/>
          <w:szCs w:val="24"/>
          <w:lang w:val="en-IN"/>
        </w:rPr>
        <w:t>For Drop-down item, User can response box and correct response will be generated for the selected text.</w:t>
      </w:r>
    </w:p>
    <w:p w:rsidR="0011487B" w:rsidP="03ADBAC0" w:rsidRDefault="0011487B" w14:paraId="03B0EFF9" w14:textId="09EF003F">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614303D1">
        <w:rPr>
          <w:rFonts w:ascii="Cambria" w:hAnsi="Cambria" w:eastAsia="Cambria" w:cs="Cambria"/>
          <w:color w:val="000000" w:themeColor="text1" w:themeTint="FF" w:themeShade="FF"/>
          <w:sz w:val="24"/>
          <w:szCs w:val="24"/>
          <w:lang w:val="en-IN"/>
        </w:rPr>
        <w:t>User can edit the drop-down options in the Drop-down option grid.</w:t>
      </w:r>
    </w:p>
    <w:p w:rsidR="0011487B" w:rsidP="03ADBAC0" w:rsidRDefault="0011487B" w14:paraId="6E067CCF" w14:textId="0D4A6E8D">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614303D1">
        <w:rPr>
          <w:rFonts w:ascii="Cambria" w:hAnsi="Cambria" w:eastAsia="Cambria" w:cs="Cambria"/>
          <w:color w:val="000000" w:themeColor="text1" w:themeTint="FF" w:themeShade="FF"/>
          <w:sz w:val="24"/>
          <w:szCs w:val="24"/>
          <w:lang w:val="en-IN"/>
        </w:rPr>
        <w:t>User c</w:t>
      </w:r>
      <w:r w:rsidRPr="03ADBAC0" w:rsidR="1DD196D5">
        <w:rPr>
          <w:rFonts w:ascii="Cambria" w:hAnsi="Cambria" w:eastAsia="Cambria" w:cs="Cambria"/>
          <w:color w:val="000000" w:themeColor="text1" w:themeTint="FF" w:themeShade="FF"/>
          <w:sz w:val="24"/>
          <w:szCs w:val="24"/>
          <w:lang w:val="en-IN"/>
        </w:rPr>
        <w:t>an add drop-down options using Add</w:t>
      </w:r>
      <w:r w:rsidRPr="03ADBAC0" w:rsidR="614303D1">
        <w:rPr>
          <w:rFonts w:ascii="Cambria" w:hAnsi="Cambria" w:eastAsia="Cambria" w:cs="Cambria"/>
          <w:color w:val="000000" w:themeColor="text1" w:themeTint="FF" w:themeShade="FF"/>
          <w:sz w:val="24"/>
          <w:szCs w:val="24"/>
          <w:lang w:val="en-IN"/>
        </w:rPr>
        <w:t xml:space="preserve"> icon, can remove using </w:t>
      </w:r>
      <w:r w:rsidRPr="03ADBAC0" w:rsidR="1DD196D5">
        <w:rPr>
          <w:rFonts w:ascii="Cambria" w:hAnsi="Cambria" w:eastAsia="Cambria" w:cs="Cambria"/>
          <w:color w:val="000000" w:themeColor="text1" w:themeTint="FF" w:themeShade="FF"/>
          <w:sz w:val="24"/>
          <w:szCs w:val="24"/>
          <w:lang w:val="en-IN"/>
        </w:rPr>
        <w:t>Remove</w:t>
      </w:r>
      <w:r w:rsidRPr="03ADBAC0" w:rsidR="614303D1">
        <w:rPr>
          <w:rFonts w:ascii="Cambria" w:hAnsi="Cambria" w:eastAsia="Cambria" w:cs="Cambria"/>
          <w:color w:val="000000" w:themeColor="text1" w:themeTint="FF" w:themeShade="FF"/>
          <w:sz w:val="24"/>
          <w:szCs w:val="24"/>
          <w:lang w:val="en-IN"/>
        </w:rPr>
        <w:t xml:space="preserve"> icon.</w:t>
      </w:r>
    </w:p>
    <w:p w:rsidR="0011487B" w:rsidP="03ADBAC0" w:rsidRDefault="0011487B" w14:paraId="2D72368C" w14:textId="43A28F29">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614303D1">
        <w:rPr>
          <w:rFonts w:ascii="Cambria" w:hAnsi="Cambria" w:eastAsia="Cambria" w:cs="Cambria"/>
          <w:color w:val="000000" w:themeColor="text1" w:themeTint="FF" w:themeShade="FF"/>
          <w:sz w:val="24"/>
          <w:szCs w:val="24"/>
          <w:lang w:val="en-IN"/>
        </w:rPr>
        <w:t>User cannot remove the default value / correct response value.</w:t>
      </w:r>
    </w:p>
    <w:p w:rsidRPr="006D4E39" w:rsidR="0011487B" w:rsidP="03ADBAC0" w:rsidRDefault="0011487B" w14:paraId="11A35FE5" w14:textId="4E5AEFDC">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614303D1">
        <w:rPr>
          <w:rFonts w:ascii="Cambria" w:hAnsi="Cambria" w:eastAsia="Cambria" w:cs="Cambria"/>
          <w:color w:val="000000" w:themeColor="text1" w:themeTint="FF" w:themeShade="FF"/>
          <w:sz w:val="24"/>
          <w:szCs w:val="24"/>
          <w:lang w:val="en-IN"/>
        </w:rPr>
        <w:t>User can swap the options using swap icons.</w:t>
      </w:r>
    </w:p>
    <w:p w:rsidR="0011487B" w:rsidP="03ADBAC0" w:rsidRDefault="0011487B" w14:paraId="7D7722BF" w14:textId="77777777">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614303D1">
        <w:rPr>
          <w:rFonts w:ascii="Cambria" w:hAnsi="Cambria" w:eastAsia="Cambria" w:cs="Cambria"/>
          <w:color w:val="000000" w:themeColor="text1" w:themeTint="FF" w:themeShade="FF"/>
          <w:sz w:val="24"/>
          <w:szCs w:val="24"/>
          <w:lang w:val="en-IN"/>
        </w:rPr>
        <w:t>User can edit the default response name (i.e., Response 1).</w:t>
      </w:r>
    </w:p>
    <w:p w:rsidR="0011487B" w:rsidP="03ADBAC0" w:rsidRDefault="0011487B" w14:paraId="5E7CFAB6" w14:textId="77777777">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614303D1">
        <w:rPr>
          <w:rFonts w:ascii="Cambria" w:hAnsi="Cambria" w:eastAsia="Cambria" w:cs="Cambria"/>
          <w:color w:val="000000" w:themeColor="text1" w:themeTint="FF" w:themeShade="FF"/>
          <w:sz w:val="24"/>
          <w:szCs w:val="24"/>
          <w:lang w:val="en-IN"/>
        </w:rPr>
        <w:t xml:space="preserve">User can see the correct response, selected in ckeditor and that cannot be </w:t>
      </w:r>
      <w:r w:rsidRPr="03ADBAC0" w:rsidR="614303D1">
        <w:rPr>
          <w:rFonts w:ascii="Cambria" w:hAnsi="Cambria" w:eastAsia="Cambria" w:cs="Cambria"/>
          <w:color w:val="000000" w:themeColor="text1" w:themeTint="FF" w:themeShade="FF"/>
          <w:sz w:val="24"/>
          <w:szCs w:val="24"/>
          <w:lang w:val="en-IN"/>
        </w:rPr>
        <w:t>modified</w:t>
      </w:r>
      <w:r w:rsidRPr="03ADBAC0" w:rsidR="614303D1">
        <w:rPr>
          <w:rFonts w:ascii="Cambria" w:hAnsi="Cambria" w:eastAsia="Cambria" w:cs="Cambria"/>
          <w:color w:val="000000" w:themeColor="text1" w:themeTint="FF" w:themeShade="FF"/>
          <w:sz w:val="24"/>
          <w:szCs w:val="24"/>
          <w:lang w:val="en-IN"/>
        </w:rPr>
        <w:t>.</w:t>
      </w:r>
    </w:p>
    <w:p w:rsidRPr="006D4E39" w:rsidR="007C1F03" w:rsidP="03ADBAC0" w:rsidRDefault="007C1F03" w14:paraId="7B7FCC32" w14:textId="373756F1">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1DD196D5">
        <w:rPr>
          <w:rFonts w:ascii="Cambria" w:hAnsi="Cambria" w:eastAsia="Cambria" w:cs="Cambria"/>
          <w:color w:val="000000" w:themeColor="text1" w:themeTint="FF" w:themeShade="FF"/>
          <w:sz w:val="24"/>
          <w:szCs w:val="24"/>
          <w:lang w:val="en-IN"/>
        </w:rPr>
        <w:t>User can choose the default values that needs to be shown in SP / CP Preview.</w:t>
      </w:r>
    </w:p>
    <w:p w:rsidR="0011487B" w:rsidP="03ADBAC0" w:rsidRDefault="0011487B" w14:paraId="264EFF34" w14:textId="610F3503">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614303D1">
        <w:rPr>
          <w:rFonts w:ascii="Cambria" w:hAnsi="Cambria" w:eastAsia="Cambria" w:cs="Cambria"/>
          <w:color w:val="000000" w:themeColor="text1" w:themeTint="FF" w:themeShade="FF"/>
          <w:sz w:val="24"/>
          <w:szCs w:val="24"/>
          <w:lang w:val="en-IN"/>
        </w:rPr>
        <w:t>User can add rationale text for the Response</w:t>
      </w:r>
      <w:r w:rsidRPr="03ADBAC0" w:rsidR="1DD196D5">
        <w:rPr>
          <w:rFonts w:ascii="Cambria" w:hAnsi="Cambria" w:eastAsia="Cambria" w:cs="Cambria"/>
          <w:color w:val="000000" w:themeColor="text1" w:themeTint="FF" w:themeShade="FF"/>
          <w:sz w:val="24"/>
          <w:szCs w:val="24"/>
          <w:lang w:val="en-IN"/>
        </w:rPr>
        <w:t xml:space="preserve"> by clicking on rationale button</w:t>
      </w:r>
      <w:r w:rsidRPr="03ADBAC0" w:rsidR="614303D1">
        <w:rPr>
          <w:rFonts w:ascii="Cambria" w:hAnsi="Cambria" w:eastAsia="Cambria" w:cs="Cambria"/>
          <w:color w:val="000000" w:themeColor="text1" w:themeTint="FF" w:themeShade="FF"/>
          <w:sz w:val="24"/>
          <w:szCs w:val="24"/>
          <w:lang w:val="en-IN"/>
        </w:rPr>
        <w:t>.</w:t>
      </w:r>
    </w:p>
    <w:p w:rsidRPr="007C1F03" w:rsidR="007C1F03" w:rsidP="03ADBAC0" w:rsidRDefault="637AC648" w14:paraId="1995EC7F" w14:textId="0ECA06EA">
      <w:pPr>
        <w:pStyle w:val="ListParagraph"/>
        <w:numPr>
          <w:ilvl w:val="0"/>
          <w:numId w:val="19"/>
        </w:numPr>
        <w:bidi w:val="0"/>
        <w:spacing w:before="0" w:beforeAutospacing="off" w:after="0" w:afterAutospacing="off" w:line="360" w:lineRule="auto"/>
        <w:ind w:left="2160" w:right="0" w:hanging="360"/>
        <w:jc w:val="both"/>
        <w:rPr>
          <w:rFonts w:ascii="Cambria" w:hAnsi="Cambria" w:eastAsia="Cambria" w:cs="Cambria"/>
          <w:color w:val="000000" w:themeColor="text1" w:themeTint="FF" w:themeShade="FF"/>
          <w:sz w:val="24"/>
          <w:szCs w:val="24"/>
          <w:lang w:val="en-IN" w:eastAsia="en-IN"/>
        </w:rPr>
      </w:pPr>
      <w:r w:rsidRPr="03ADBAC0" w:rsidR="2CB9B87E">
        <w:rPr>
          <w:rFonts w:ascii="Cambria" w:hAnsi="Cambria" w:eastAsia="Cambria" w:cs="Cambria"/>
          <w:color w:val="000000" w:themeColor="text1" w:themeTint="FF" w:themeShade="FF"/>
          <w:sz w:val="24"/>
          <w:szCs w:val="24"/>
        </w:rPr>
        <w:t>If display correct response is enabled, then correct response will be set in the Preview and user will not be able do any action on it.</w:t>
      </w:r>
      <w:r w:rsidRPr="03ADBAC0" w:rsidR="2CB9B87E">
        <w:rPr>
          <w:rFonts w:ascii="Cambria" w:hAnsi="Cambria" w:eastAsia="Cambria" w:cs="Cambria"/>
          <w:color w:val="000000" w:themeColor="text1" w:themeTint="FF" w:themeShade="FF"/>
          <w:sz w:val="24"/>
          <w:szCs w:val="24"/>
          <w:lang w:val="en-IN"/>
        </w:rPr>
        <w:t> </w:t>
      </w:r>
    </w:p>
    <w:p w:rsidR="006D397F" w:rsidP="004E6AA1" w:rsidRDefault="006D397F" w14:paraId="38715961" w14:textId="36C8037C">
      <w:pPr>
        <w:pStyle w:val="Heading2"/>
        <w:numPr>
          <w:ilvl w:val="1"/>
          <w:numId w:val="14"/>
        </w:numPr>
      </w:pPr>
      <w:bookmarkStart w:name="_Toc374722905" w:id="10"/>
      <w:r>
        <w:lastRenderedPageBreak/>
        <w:t>Implementation</w:t>
      </w:r>
      <w:bookmarkEnd w:id="10"/>
    </w:p>
    <w:p w:rsidRPr="00B05FF4" w:rsidR="006D397F" w:rsidP="0078643B" w:rsidRDefault="006D397F" w14:paraId="323A8284" w14:textId="5BAF612E">
      <w:pPr>
        <w:ind w:left="720" w:firstLine="720"/>
        <w:rPr>
          <w:rFonts w:ascii="Cambria" w:hAnsi="Cambria" w:eastAsia="Times New Roman" w:cs="Times New Roman"/>
          <w:b/>
          <w:i/>
          <w:sz w:val="24"/>
          <w:szCs w:val="24"/>
          <w:lang w:eastAsia="en-IN"/>
        </w:rPr>
      </w:pPr>
      <w:r w:rsidRPr="00B05FF4">
        <w:rPr>
          <w:rFonts w:ascii="Cambria" w:hAnsi="Cambria" w:eastAsia="Times New Roman" w:cs="Times New Roman"/>
          <w:b/>
          <w:i/>
          <w:sz w:val="24"/>
          <w:szCs w:val="24"/>
          <w:lang w:eastAsia="en-IN"/>
        </w:rPr>
        <w:t>Create:</w:t>
      </w:r>
    </w:p>
    <w:p w:rsidRPr="002F0C65" w:rsidR="006D397F" w:rsidP="004E6AA1" w:rsidRDefault="006D397F" w14:paraId="5940C11B" w14:textId="3D26D8DC">
      <w:pPr>
        <w:pStyle w:val="ListParagraph"/>
        <w:numPr>
          <w:ilvl w:val="2"/>
          <w:numId w:val="5"/>
        </w:numPr>
        <w:spacing w:line="360" w:lineRule="auto"/>
        <w:ind w:left="2160"/>
        <w:jc w:val="both"/>
        <w:rPr>
          <w:rFonts w:ascii="Cambria" w:hAnsi="Cambria" w:eastAsia="Cambria" w:cs="Cambria"/>
          <w:color w:val="auto"/>
          <w:sz w:val="24"/>
          <w:szCs w:val="24"/>
          <w:lang w:val="en-IN" w:eastAsia="en-IN"/>
        </w:rPr>
      </w:pPr>
      <w:commentRangeStart w:id="650002281"/>
      <w:commentRangeStart w:id="1838016660"/>
      <w:r w:rsidRPr="241D1C5C" w:rsidR="006D397F">
        <w:rPr>
          <w:rFonts w:ascii="Cambria" w:hAnsi="Cambria" w:eastAsia="Times New Roman" w:cs="Calibri"/>
          <w:color w:val="auto"/>
          <w:sz w:val="24"/>
          <w:szCs w:val="24"/>
          <w:lang w:eastAsia="en-IN"/>
        </w:rPr>
        <w:t xml:space="preserve">As part of </w:t>
      </w:r>
      <w:r w:rsidRPr="241D1C5C" w:rsidR="00C50D6A">
        <w:rPr>
          <w:rFonts w:ascii="Cambria" w:hAnsi="Cambria" w:eastAsia="Times New Roman" w:cs="Calibri"/>
          <w:color w:val="auto"/>
          <w:sz w:val="24"/>
          <w:szCs w:val="24"/>
          <w:lang w:eastAsia="en-IN"/>
        </w:rPr>
        <w:t>Constructed Response / Drop-down item</w:t>
      </w:r>
      <w:r w:rsidRPr="241D1C5C" w:rsidR="006D397F">
        <w:rPr>
          <w:rFonts w:ascii="Cambria" w:hAnsi="Cambria" w:eastAsia="Times New Roman" w:cs="Calibri"/>
          <w:color w:val="auto"/>
          <w:sz w:val="24"/>
          <w:szCs w:val="24"/>
          <w:lang w:eastAsia="en-IN"/>
        </w:rPr>
        <w:t xml:space="preserve"> creation, </w:t>
      </w:r>
      <w:bookmarkStart w:name="_Int_2fUxjMBc" w:id="11"/>
      <w:r w:rsidRPr="241D1C5C" w:rsidR="006D397F">
        <w:rPr>
          <w:rFonts w:ascii="Cambria" w:hAnsi="Cambria" w:eastAsia="Times New Roman" w:cs="Calibri"/>
          <w:color w:val="auto"/>
          <w:sz w:val="24"/>
          <w:szCs w:val="24"/>
          <w:lang w:eastAsia="en-IN"/>
        </w:rPr>
        <w:t>will</w:t>
      </w:r>
      <w:bookmarkEnd w:id="11"/>
      <w:r w:rsidRPr="241D1C5C" w:rsidR="006D397F">
        <w:rPr>
          <w:rFonts w:ascii="Cambria" w:hAnsi="Cambria" w:eastAsia="Times New Roman" w:cs="Calibri"/>
          <w:color w:val="auto"/>
          <w:sz w:val="24"/>
          <w:szCs w:val="24"/>
          <w:lang w:eastAsia="en-IN"/>
        </w:rPr>
        <w:t xml:space="preserve"> create the </w:t>
      </w:r>
      <w:proofErr w:type="spellStart"/>
      <w:r w:rsidRPr="241D1C5C" w:rsidR="00666198">
        <w:rPr>
          <w:rFonts w:ascii="Cambria" w:hAnsi="Cambria" w:eastAsia="Times New Roman" w:cs="Calibri"/>
          <w:color w:val="auto"/>
          <w:sz w:val="24"/>
          <w:szCs w:val="24"/>
          <w:lang w:eastAsia="en-IN"/>
        </w:rPr>
        <w:t>CR</w:t>
      </w:r>
      <w:r w:rsidRPr="241D1C5C" w:rsidR="00331AA7">
        <w:rPr>
          <w:rFonts w:ascii="Cambria" w:hAnsi="Cambria" w:eastAsia="Times New Roman" w:cs="Calibri"/>
          <w:color w:val="auto"/>
          <w:sz w:val="24"/>
          <w:szCs w:val="24"/>
          <w:lang w:eastAsia="en-IN"/>
        </w:rPr>
        <w:t>DD</w:t>
      </w:r>
      <w:r w:rsidRPr="241D1C5C" w:rsidR="006D397F">
        <w:rPr>
          <w:rFonts w:ascii="Cambria" w:hAnsi="Cambria" w:eastAsia="Times New Roman" w:cs="Calibri"/>
          <w:color w:val="auto"/>
          <w:sz w:val="24"/>
          <w:szCs w:val="24"/>
          <w:lang w:eastAsia="en-IN"/>
        </w:rPr>
        <w:t>.jsx</w:t>
      </w:r>
      <w:proofErr w:type="spellEnd"/>
      <w:r w:rsidRPr="241D1C5C" w:rsidR="006D397F">
        <w:rPr>
          <w:rFonts w:ascii="Cambria" w:hAnsi="Cambria" w:eastAsia="Times New Roman" w:cs="Calibri"/>
          <w:color w:val="auto"/>
          <w:sz w:val="24"/>
          <w:szCs w:val="24"/>
          <w:lang w:eastAsia="en-IN"/>
        </w:rPr>
        <w:t xml:space="preserve"> file inside components/create/</w:t>
      </w:r>
      <w:proofErr w:type="spellStart"/>
      <w:r w:rsidRPr="241D1C5C" w:rsidR="00C50D6A">
        <w:rPr>
          <w:rFonts w:ascii="Cambria" w:hAnsi="Cambria" w:eastAsia="Times New Roman" w:cs="Calibri"/>
          <w:color w:val="auto"/>
          <w:sz w:val="24"/>
          <w:szCs w:val="24"/>
          <w:lang w:eastAsia="en-IN"/>
        </w:rPr>
        <w:t>cr_dd</w:t>
      </w:r>
      <w:proofErr w:type="spellEnd"/>
      <w:r w:rsidRPr="241D1C5C" w:rsidR="006D397F">
        <w:rPr>
          <w:rFonts w:ascii="Cambria" w:hAnsi="Cambria" w:eastAsia="Times New Roman" w:cs="Calibri"/>
          <w:color w:val="auto"/>
          <w:sz w:val="24"/>
          <w:szCs w:val="24"/>
          <w:lang w:eastAsia="en-IN"/>
        </w:rPr>
        <w:t xml:space="preserve"> folder.</w:t>
      </w:r>
    </w:p>
    <w:p w:rsidRPr="00B05FF4" w:rsidR="009B6090" w:rsidP="004E6AA1" w:rsidRDefault="486DE2FD" w14:paraId="3AAE9073" w14:textId="2184873D">
      <w:pPr>
        <w:pStyle w:val="ListParagraph"/>
        <w:numPr>
          <w:ilvl w:val="2"/>
          <w:numId w:val="5"/>
        </w:numPr>
        <w:spacing w:line="360" w:lineRule="auto"/>
        <w:ind w:left="2160"/>
        <w:jc w:val="both"/>
        <w:rPr>
          <w:color w:val="auto"/>
          <w:sz w:val="24"/>
          <w:szCs w:val="24"/>
        </w:rPr>
      </w:pPr>
      <w:r w:rsidRPr="241D1C5C" w:rsidR="072B24A7">
        <w:rPr>
          <w:rFonts w:ascii="Cambria" w:hAnsi="Cambria" w:eastAsia="Times New Roman" w:cs="Calibri"/>
          <w:color w:val="auto"/>
          <w:sz w:val="24"/>
          <w:szCs w:val="24"/>
          <w:lang w:eastAsia="en-IN"/>
        </w:rPr>
        <w:t xml:space="preserve">This </w:t>
      </w:r>
      <w:proofErr w:type="spellStart"/>
      <w:r w:rsidRPr="241D1C5C" w:rsidR="4729475A">
        <w:rPr>
          <w:rFonts w:ascii="Cambria" w:hAnsi="Cambria" w:eastAsia="Times New Roman" w:cs="Calibri"/>
          <w:color w:val="auto"/>
          <w:sz w:val="24"/>
          <w:szCs w:val="24"/>
          <w:lang w:eastAsia="en-IN"/>
        </w:rPr>
        <w:t>CR</w:t>
      </w:r>
      <w:r w:rsidRPr="241D1C5C" w:rsidR="67083E5F">
        <w:rPr>
          <w:rFonts w:ascii="Cambria" w:hAnsi="Cambria" w:eastAsia="Times New Roman" w:cs="Calibri"/>
          <w:color w:val="auto"/>
          <w:sz w:val="24"/>
          <w:szCs w:val="24"/>
          <w:lang w:eastAsia="en-IN"/>
        </w:rPr>
        <w:t>DD</w:t>
      </w:r>
      <w:r w:rsidRPr="241D1C5C" w:rsidR="072B24A7">
        <w:rPr>
          <w:rFonts w:ascii="Cambria" w:hAnsi="Cambria" w:eastAsia="Times New Roman" w:cs="Calibri"/>
          <w:color w:val="auto"/>
          <w:sz w:val="24"/>
          <w:szCs w:val="24"/>
          <w:lang w:eastAsia="en-IN"/>
        </w:rPr>
        <w:t>.jsx</w:t>
      </w:r>
      <w:proofErr w:type="spellEnd"/>
      <w:r w:rsidRPr="241D1C5C" w:rsidR="072B24A7">
        <w:rPr>
          <w:rFonts w:ascii="Cambria" w:hAnsi="Cambria" w:eastAsia="Times New Roman" w:cs="Calibri"/>
          <w:color w:val="auto"/>
          <w:sz w:val="24"/>
          <w:szCs w:val="24"/>
          <w:lang w:eastAsia="en-IN"/>
        </w:rPr>
        <w:t xml:space="preserve"> is completely responsible for </w:t>
      </w:r>
      <w:r w:rsidRPr="241D1C5C" w:rsidR="072B24A7">
        <w:rPr>
          <w:rFonts w:ascii="Cambria" w:hAnsi="Cambria" w:eastAsia="Times New Roman" w:cs="Calibri"/>
          <w:color w:val="auto"/>
          <w:sz w:val="24"/>
          <w:szCs w:val="24"/>
          <w:lang w:eastAsia="en-IN"/>
        </w:rPr>
        <w:t>rendering</w:t>
      </w:r>
      <w:r w:rsidRPr="241D1C5C" w:rsidR="072B24A7">
        <w:rPr>
          <w:rFonts w:ascii="Cambria" w:hAnsi="Cambria" w:eastAsia="Times New Roman" w:cs="Calibri"/>
          <w:color w:val="auto"/>
          <w:sz w:val="24"/>
          <w:szCs w:val="24"/>
          <w:lang w:eastAsia="en-IN"/>
        </w:rPr>
        <w:t xml:space="preserve"> the </w:t>
      </w:r>
      <w:commentRangeStart w:id="1776055737"/>
      <w:r w:rsidRPr="241D1C5C" w:rsidR="072B24A7">
        <w:rPr>
          <w:rFonts w:ascii="Cambria" w:hAnsi="Cambria" w:eastAsia="Times New Roman" w:cs="Calibri"/>
          <w:color w:val="auto"/>
          <w:sz w:val="24"/>
          <w:szCs w:val="24"/>
          <w:lang w:eastAsia="en-IN"/>
        </w:rPr>
        <w:t>item</w:t>
      </w:r>
      <w:commentRangeEnd w:id="1776055737"/>
      <w:r>
        <w:rPr>
          <w:rStyle w:val="CommentReference"/>
        </w:rPr>
        <w:commentReference w:id="1776055737"/>
      </w:r>
      <w:r w:rsidRPr="241D1C5C" w:rsidR="072B24A7">
        <w:rPr>
          <w:rFonts w:ascii="Cambria" w:hAnsi="Cambria" w:eastAsia="Times New Roman" w:cs="Calibri"/>
          <w:color w:val="auto"/>
          <w:sz w:val="24"/>
          <w:szCs w:val="24"/>
          <w:lang w:eastAsia="en-IN"/>
        </w:rPr>
        <w:t xml:space="preserve"> content creation </w:t>
      </w:r>
      <w:r w:rsidRPr="241D1C5C" w:rsidR="36B250E8">
        <w:rPr>
          <w:rFonts w:ascii="Cambria" w:hAnsi="Cambria" w:eastAsia="Times New Roman" w:cs="Calibri"/>
          <w:color w:val="auto"/>
          <w:sz w:val="24"/>
          <w:szCs w:val="24"/>
          <w:lang w:val="en-IN" w:eastAsia="en-IN"/>
        </w:rPr>
        <w:t xml:space="preserve">except for </w:t>
      </w:r>
      <w:r w:rsidRPr="241D1C5C" w:rsidR="072B24A7">
        <w:rPr>
          <w:rFonts w:ascii="Cambria" w:hAnsi="Cambria" w:eastAsia="Times New Roman" w:cs="Calibri"/>
          <w:color w:val="auto"/>
          <w:sz w:val="24"/>
          <w:szCs w:val="24"/>
          <w:lang w:eastAsia="en-IN"/>
        </w:rPr>
        <w:t xml:space="preserve">the correct response </w:t>
      </w:r>
      <w:r w:rsidRPr="241D1C5C" w:rsidR="072B24A7">
        <w:rPr>
          <w:rFonts w:ascii="Cambria" w:hAnsi="Cambria" w:eastAsia="Times New Roman" w:cs="Calibri"/>
          <w:color w:val="auto"/>
          <w:sz w:val="24"/>
          <w:szCs w:val="24"/>
          <w:lang w:eastAsia="en-IN"/>
        </w:rPr>
        <w:t>render</w:t>
      </w:r>
      <w:r w:rsidRPr="241D1C5C" w:rsidR="072B24A7">
        <w:rPr>
          <w:rFonts w:ascii="Cambria" w:hAnsi="Cambria" w:eastAsia="Times New Roman" w:cs="Calibri"/>
          <w:color w:val="auto"/>
          <w:sz w:val="24"/>
          <w:szCs w:val="24"/>
          <w:lang w:eastAsia="en-IN"/>
        </w:rPr>
        <w:t>.</w:t>
      </w:r>
      <w:commentRangeEnd w:id="650002281"/>
      <w:r>
        <w:rPr>
          <w:rStyle w:val="CommentReference"/>
        </w:rPr>
        <w:commentReference w:id="650002281"/>
      </w:r>
      <w:commentRangeEnd w:id="1838016660"/>
      <w:r>
        <w:rPr>
          <w:rStyle w:val="CommentReference"/>
        </w:rPr>
        <w:commentReference w:id="1838016660"/>
      </w:r>
    </w:p>
    <w:p w:rsidR="7966A6C6" w:rsidP="03ADBAC0" w:rsidRDefault="7966A6C6" w14:paraId="724ACFDE" w14:textId="46D0BCFF">
      <w:pPr>
        <w:pStyle w:val="ListParagraph"/>
        <w:numPr>
          <w:ilvl w:val="2"/>
          <w:numId w:val="5"/>
        </w:numPr>
        <w:spacing w:line="360" w:lineRule="auto"/>
        <w:ind w:left="2160"/>
        <w:jc w:val="both"/>
        <w:rPr>
          <w:rFonts w:ascii="Cambria" w:hAnsi="Cambria" w:eastAsia="Cambria" w:cs="Cambria"/>
          <w:color w:val="000000" w:themeColor="text1" w:themeTint="FF" w:themeShade="FF"/>
          <w:sz w:val="24"/>
          <w:szCs w:val="24"/>
        </w:rPr>
      </w:pPr>
      <w:r w:rsidRPr="03ADBAC0" w:rsidR="7966A6C6">
        <w:rPr>
          <w:rFonts w:ascii="Cambria" w:hAnsi="Cambria" w:eastAsia="Cambria" w:cs="Cambria"/>
          <w:sz w:val="24"/>
          <w:szCs w:val="24"/>
        </w:rPr>
        <w:t>Subcomponent for Item Selection will be created and commonly used for Item Selection</w:t>
      </w:r>
      <w:r w:rsidRPr="03ADBAC0" w:rsidR="4DC6D57A">
        <w:rPr>
          <w:rFonts w:ascii="Cambria" w:hAnsi="Cambria" w:eastAsia="Cambria" w:cs="Cambria"/>
          <w:sz w:val="24"/>
          <w:szCs w:val="24"/>
        </w:rPr>
        <w:t xml:space="preserve"> / Swapping, Drop-down, </w:t>
      </w:r>
      <w:r w:rsidRPr="03ADBAC0" w:rsidR="2EFE2E3E">
        <w:rPr>
          <w:rFonts w:ascii="Cambria" w:hAnsi="Cambria" w:eastAsia="Cambria" w:cs="Cambria"/>
          <w:sz w:val="24"/>
          <w:szCs w:val="24"/>
        </w:rPr>
        <w:t>a</w:t>
      </w:r>
      <w:r w:rsidRPr="03ADBAC0" w:rsidR="5AA36543">
        <w:rPr>
          <w:rFonts w:ascii="Cambria" w:hAnsi="Cambria" w:eastAsia="Cambria" w:cs="Cambria"/>
          <w:sz w:val="24"/>
          <w:szCs w:val="24"/>
        </w:rPr>
        <w:t>nd</w:t>
      </w:r>
      <w:r w:rsidRPr="03ADBAC0" w:rsidR="5AA36543">
        <w:rPr>
          <w:rFonts w:ascii="Cambria" w:hAnsi="Cambria" w:eastAsia="Cambria" w:cs="Cambria"/>
          <w:sz w:val="24"/>
          <w:szCs w:val="24"/>
        </w:rPr>
        <w:t xml:space="preserve"> </w:t>
      </w:r>
      <w:r w:rsidRPr="03ADBAC0" w:rsidR="7966A6C6">
        <w:rPr>
          <w:rFonts w:ascii="Cambria" w:hAnsi="Cambria" w:eastAsia="Cambria" w:cs="Cambria"/>
          <w:sz w:val="24"/>
          <w:szCs w:val="24"/>
        </w:rPr>
        <w:t xml:space="preserve">Constructed Response </w:t>
      </w:r>
      <w:r w:rsidRPr="03ADBAC0" w:rsidR="50BE85FF">
        <w:rPr>
          <w:rFonts w:ascii="Cambria" w:hAnsi="Cambria" w:eastAsia="Cambria" w:cs="Cambria"/>
          <w:sz w:val="24"/>
          <w:szCs w:val="24"/>
        </w:rPr>
        <w:t>items</w:t>
      </w:r>
      <w:r w:rsidRPr="03ADBAC0" w:rsidR="7966A6C6">
        <w:rPr>
          <w:rFonts w:ascii="Cambria" w:hAnsi="Cambria" w:eastAsia="Cambria" w:cs="Cambria"/>
          <w:sz w:val="24"/>
          <w:szCs w:val="24"/>
        </w:rPr>
        <w:t>.</w:t>
      </w:r>
    </w:p>
    <w:p w:rsidR="05CB2A9D" w:rsidP="03ADBAC0" w:rsidRDefault="05CB2A9D" w14:paraId="73C712CD" w14:textId="69A06585">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5CB2A9D">
        <w:rPr>
          <w:rFonts w:ascii="Consolas" w:hAnsi="Consolas" w:eastAsia="Times New Roman" w:cs="Times New Roman"/>
          <w:color w:val="0070C0"/>
          <w:sz w:val="21"/>
          <w:szCs w:val="21"/>
          <w:lang w:eastAsia="en-IN"/>
        </w:rPr>
        <w:t xml:space="preserve">import </w:t>
      </w:r>
      <w:proofErr w:type="spellStart"/>
      <w:r w:rsidRPr="03ADBAC0" w:rsidR="05CB2A9D">
        <w:rPr>
          <w:rFonts w:ascii="Consolas" w:hAnsi="Consolas" w:eastAsia="Times New Roman" w:cs="Times New Roman"/>
          <w:color w:val="0070C0"/>
          <w:sz w:val="21"/>
          <w:szCs w:val="21"/>
          <w:lang w:eastAsia="en-IN"/>
        </w:rPr>
        <w:t>TypeSelection</w:t>
      </w:r>
      <w:proofErr w:type="spellEnd"/>
      <w:r w:rsidRPr="03ADBAC0" w:rsidR="05CB2A9D">
        <w:rPr>
          <w:rFonts w:ascii="Consolas" w:hAnsi="Consolas" w:eastAsia="Times New Roman" w:cs="Times New Roman"/>
          <w:color w:val="0070C0"/>
          <w:sz w:val="21"/>
          <w:szCs w:val="21"/>
          <w:lang w:eastAsia="en-IN"/>
        </w:rPr>
        <w:t xml:space="preserve"> from './</w:t>
      </w:r>
      <w:proofErr w:type="spellStart"/>
      <w:r w:rsidRPr="03ADBAC0" w:rsidR="05CB2A9D">
        <w:rPr>
          <w:rFonts w:ascii="Consolas" w:hAnsi="Consolas" w:eastAsia="Times New Roman" w:cs="Times New Roman"/>
          <w:color w:val="0070C0"/>
          <w:sz w:val="21"/>
          <w:szCs w:val="21"/>
          <w:lang w:eastAsia="en-IN"/>
        </w:rPr>
        <w:t>TypeSelection</w:t>
      </w:r>
      <w:proofErr w:type="spellEnd"/>
      <w:r w:rsidRPr="03ADBAC0" w:rsidR="05CB2A9D">
        <w:rPr>
          <w:rFonts w:ascii="Consolas" w:hAnsi="Consolas" w:eastAsia="Times New Roman" w:cs="Times New Roman"/>
          <w:color w:val="0070C0"/>
          <w:sz w:val="21"/>
          <w:szCs w:val="21"/>
          <w:lang w:eastAsia="en-IN"/>
        </w:rPr>
        <w:t>';</w:t>
      </w:r>
    </w:p>
    <w:p w:rsidR="03ADBAC0" w:rsidP="03ADBAC0" w:rsidRDefault="03ADBAC0" w14:paraId="34344AA1" w14:textId="6C67400E">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p>
    <w:p w:rsidR="05CB2A9D" w:rsidP="03ADBAC0" w:rsidRDefault="05CB2A9D" w14:paraId="28D82B71" w14:textId="3C25BFE2">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5CB2A9D">
        <w:rPr>
          <w:rFonts w:ascii="Consolas" w:hAnsi="Consolas" w:eastAsia="Times New Roman" w:cs="Times New Roman"/>
          <w:color w:val="0070C0"/>
          <w:sz w:val="21"/>
          <w:szCs w:val="21"/>
          <w:lang w:eastAsia="en-IN"/>
        </w:rPr>
        <w:t>&lt;div data-</w:t>
      </w:r>
      <w:proofErr w:type="spellStart"/>
      <w:r w:rsidRPr="03ADBAC0" w:rsidR="05CB2A9D">
        <w:rPr>
          <w:rFonts w:ascii="Consolas" w:hAnsi="Consolas" w:eastAsia="Times New Roman" w:cs="Times New Roman"/>
          <w:color w:val="0070C0"/>
          <w:sz w:val="21"/>
          <w:szCs w:val="21"/>
          <w:lang w:eastAsia="en-IN"/>
        </w:rPr>
        <w:t>testid</w:t>
      </w:r>
      <w:proofErr w:type="spellEnd"/>
      <w:r w:rsidRPr="03ADBAC0" w:rsidR="05CB2A9D">
        <w:rPr>
          <w:rFonts w:ascii="Consolas" w:hAnsi="Consolas" w:eastAsia="Times New Roman" w:cs="Times New Roman"/>
          <w:color w:val="0070C0"/>
          <w:sz w:val="21"/>
          <w:szCs w:val="21"/>
          <w:lang w:eastAsia="en-IN"/>
        </w:rPr>
        <w:t>={'id-container'}&gt;</w:t>
      </w:r>
    </w:p>
    <w:p w:rsidR="05CB2A9D" w:rsidP="03ADBAC0" w:rsidRDefault="05CB2A9D" w14:paraId="030093FF" w14:textId="6209B4EC">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5CB2A9D">
        <w:rPr>
          <w:rFonts w:ascii="Consolas" w:hAnsi="Consolas" w:eastAsia="Times New Roman" w:cs="Times New Roman"/>
          <w:color w:val="0070C0"/>
          <w:sz w:val="21"/>
          <w:szCs w:val="21"/>
          <w:lang w:eastAsia="en-IN"/>
        </w:rPr>
        <w:t xml:space="preserve">  &lt;</w:t>
      </w:r>
      <w:proofErr w:type="spellStart"/>
      <w:r w:rsidRPr="03ADBAC0" w:rsidR="05CB2A9D">
        <w:rPr>
          <w:rFonts w:ascii="Consolas" w:hAnsi="Consolas" w:eastAsia="Times New Roman" w:cs="Times New Roman"/>
          <w:color w:val="0070C0"/>
          <w:sz w:val="21"/>
          <w:szCs w:val="21"/>
          <w:lang w:eastAsia="en-IN"/>
        </w:rPr>
        <w:t>fieldset</w:t>
      </w:r>
      <w:proofErr w:type="spellEnd"/>
      <w:r w:rsidRPr="03ADBAC0" w:rsidR="05CB2A9D">
        <w:rPr>
          <w:rFonts w:ascii="Consolas" w:hAnsi="Consolas" w:eastAsia="Times New Roman" w:cs="Times New Roman"/>
          <w:color w:val="0070C0"/>
          <w:sz w:val="21"/>
          <w:szCs w:val="21"/>
          <w:lang w:eastAsia="en-IN"/>
        </w:rPr>
        <w:t xml:space="preserve"> </w:t>
      </w:r>
      <w:proofErr w:type="spellStart"/>
      <w:r w:rsidRPr="03ADBAC0" w:rsidR="05CB2A9D">
        <w:rPr>
          <w:rFonts w:ascii="Consolas" w:hAnsi="Consolas" w:eastAsia="Times New Roman" w:cs="Times New Roman"/>
          <w:color w:val="0070C0"/>
          <w:sz w:val="21"/>
          <w:szCs w:val="21"/>
          <w:lang w:eastAsia="en-IN"/>
        </w:rPr>
        <w:t>className</w:t>
      </w:r>
      <w:proofErr w:type="spellEnd"/>
      <w:r w:rsidRPr="03ADBAC0" w:rsidR="05CB2A9D">
        <w:rPr>
          <w:rFonts w:ascii="Consolas" w:hAnsi="Consolas" w:eastAsia="Times New Roman" w:cs="Times New Roman"/>
          <w:color w:val="0070C0"/>
          <w:sz w:val="21"/>
          <w:szCs w:val="21"/>
          <w:lang w:eastAsia="en-IN"/>
        </w:rPr>
        <w:t>={'</w:t>
      </w:r>
      <w:proofErr w:type="spellStart"/>
      <w:r w:rsidRPr="03ADBAC0" w:rsidR="05CB2A9D">
        <w:rPr>
          <w:rFonts w:ascii="Consolas" w:hAnsi="Consolas" w:eastAsia="Times New Roman" w:cs="Times New Roman"/>
          <w:color w:val="0070C0"/>
          <w:sz w:val="21"/>
          <w:szCs w:val="21"/>
          <w:lang w:eastAsia="en-IN"/>
        </w:rPr>
        <w:t>bg</w:t>
      </w:r>
      <w:proofErr w:type="spellEnd"/>
      <w:r w:rsidRPr="03ADBAC0" w:rsidR="05CB2A9D">
        <w:rPr>
          <w:rFonts w:ascii="Consolas" w:hAnsi="Consolas" w:eastAsia="Times New Roman" w:cs="Times New Roman"/>
          <w:color w:val="0070C0"/>
          <w:sz w:val="21"/>
          <w:szCs w:val="21"/>
          <w:lang w:eastAsia="en-IN"/>
        </w:rPr>
        <w:t>-light p-3 rounded m-1'}&gt;</w:t>
      </w:r>
    </w:p>
    <w:p w:rsidR="4E15E32F" w:rsidP="03ADBAC0" w:rsidRDefault="4E15E32F" w14:paraId="062D2C8D" w14:textId="5A19DBC7">
      <w:pPr>
        <w:spacing w:beforeAutospacing="on" w:afterAutospacing="on" w:line="360" w:lineRule="auto"/>
        <w:ind w:left="2880"/>
        <w:rPr>
          <w:rFonts w:ascii="Times New Roman" w:hAnsi="Times New Roman" w:eastAsia="Times New Roman" w:cs="Times New Roman"/>
          <w:sz w:val="24"/>
          <w:szCs w:val="24"/>
          <w:lang w:eastAsia="en-IN"/>
        </w:rPr>
      </w:pPr>
      <w:r w:rsidRPr="03ADBAC0" w:rsidR="4E15E32F">
        <w:rPr>
          <w:rFonts w:ascii="Consolas" w:hAnsi="Consolas" w:eastAsia="Times New Roman" w:cs="Times New Roman"/>
          <w:color w:val="70AD47" w:themeColor="accent6" w:themeTint="FF" w:themeShade="FF"/>
          <w:sz w:val="21"/>
          <w:szCs w:val="21"/>
          <w:lang w:eastAsia="en-IN"/>
        </w:rPr>
        <w:t>//TypeSelection will be called by passing all the required parameters </w:t>
      </w:r>
    </w:p>
    <w:p w:rsidR="05CB2A9D" w:rsidP="03ADBAC0" w:rsidRDefault="05CB2A9D" w14:paraId="19EECA95" w14:textId="7F6520FE">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5CB2A9D">
        <w:rPr>
          <w:rFonts w:ascii="Consolas" w:hAnsi="Consolas" w:eastAsia="Times New Roman" w:cs="Times New Roman"/>
          <w:color w:val="0070C0"/>
          <w:sz w:val="21"/>
          <w:szCs w:val="21"/>
          <w:lang w:eastAsia="en-IN"/>
        </w:rPr>
        <w:t xml:space="preserve">     &lt;</w:t>
      </w:r>
      <w:proofErr w:type="spellStart"/>
      <w:r w:rsidRPr="03ADBAC0" w:rsidR="05CB2A9D">
        <w:rPr>
          <w:rFonts w:ascii="Consolas" w:hAnsi="Consolas" w:eastAsia="Times New Roman" w:cs="Times New Roman"/>
          <w:color w:val="0070C0"/>
          <w:sz w:val="21"/>
          <w:szCs w:val="21"/>
          <w:lang w:eastAsia="en-IN"/>
        </w:rPr>
        <w:t>TypeSelection</w:t>
      </w:r>
      <w:proofErr w:type="spellEnd"/>
    </w:p>
    <w:p w:rsidR="05CB2A9D" w:rsidP="03ADBAC0" w:rsidRDefault="05CB2A9D" w14:paraId="57ACCC5D" w14:textId="3948E3F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5CB2A9D">
        <w:rPr>
          <w:rFonts w:ascii="Consolas" w:hAnsi="Consolas" w:eastAsia="Times New Roman" w:cs="Times New Roman"/>
          <w:color w:val="0070C0"/>
          <w:sz w:val="21"/>
          <w:szCs w:val="21"/>
          <w:lang w:eastAsia="en-IN"/>
        </w:rPr>
        <w:t xml:space="preserve">        </w:t>
      </w:r>
      <w:proofErr w:type="spellStart"/>
      <w:r w:rsidRPr="03ADBAC0" w:rsidR="05CB2A9D">
        <w:rPr>
          <w:rFonts w:ascii="Consolas" w:hAnsi="Consolas" w:eastAsia="Times New Roman" w:cs="Times New Roman"/>
          <w:color w:val="0070C0"/>
          <w:sz w:val="21"/>
          <w:szCs w:val="21"/>
          <w:lang w:eastAsia="en-IN"/>
        </w:rPr>
        <w:t>selectionType</w:t>
      </w:r>
      <w:proofErr w:type="spellEnd"/>
      <w:r w:rsidRPr="03ADBAC0" w:rsidR="05CB2A9D">
        <w:rPr>
          <w:rFonts w:ascii="Consolas" w:hAnsi="Consolas" w:eastAsia="Times New Roman" w:cs="Times New Roman"/>
          <w:color w:val="0070C0"/>
          <w:sz w:val="21"/>
          <w:szCs w:val="21"/>
          <w:lang w:eastAsia="en-IN"/>
        </w:rPr>
        <w:t>={</w:t>
      </w:r>
      <w:proofErr w:type="gramStart"/>
      <w:r w:rsidRPr="03ADBAC0" w:rsidR="05CB2A9D">
        <w:rPr>
          <w:rFonts w:ascii="Consolas" w:hAnsi="Consolas" w:eastAsia="Times New Roman" w:cs="Times New Roman"/>
          <w:color w:val="0070C0"/>
          <w:sz w:val="21"/>
          <w:szCs w:val="21"/>
          <w:lang w:eastAsia="en-IN"/>
        </w:rPr>
        <w:t>item?.</w:t>
      </w:r>
      <w:proofErr w:type="gramEnd"/>
      <w:r w:rsidRPr="03ADBAC0" w:rsidR="05CB2A9D">
        <w:rPr>
          <w:rFonts w:ascii="Consolas" w:hAnsi="Consolas" w:eastAsia="Times New Roman" w:cs="Times New Roman"/>
          <w:color w:val="0070C0"/>
          <w:sz w:val="21"/>
          <w:szCs w:val="21"/>
          <w:lang w:eastAsia="en-IN"/>
        </w:rPr>
        <w:t>item_json?.itemTypeCode}</w:t>
      </w:r>
    </w:p>
    <w:p w:rsidR="05CB2A9D" w:rsidP="03ADBAC0" w:rsidRDefault="05CB2A9D" w14:paraId="58100650" w14:textId="7574F6FD">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5CB2A9D">
        <w:rPr>
          <w:rFonts w:ascii="Consolas" w:hAnsi="Consolas" w:eastAsia="Times New Roman" w:cs="Times New Roman"/>
          <w:color w:val="0070C0"/>
          <w:sz w:val="21"/>
          <w:szCs w:val="21"/>
          <w:lang w:eastAsia="en-IN"/>
        </w:rPr>
        <w:t xml:space="preserve">        </w:t>
      </w:r>
      <w:proofErr w:type="spellStart"/>
      <w:r w:rsidRPr="03ADBAC0" w:rsidR="05CB2A9D">
        <w:rPr>
          <w:rFonts w:ascii="Consolas" w:hAnsi="Consolas" w:eastAsia="Times New Roman" w:cs="Times New Roman"/>
          <w:color w:val="0070C0"/>
          <w:sz w:val="21"/>
          <w:szCs w:val="21"/>
          <w:lang w:eastAsia="en-IN"/>
        </w:rPr>
        <w:t>onChange</w:t>
      </w:r>
      <w:proofErr w:type="spellEnd"/>
      <w:r w:rsidRPr="03ADBAC0" w:rsidR="05CB2A9D">
        <w:rPr>
          <w:rFonts w:ascii="Consolas" w:hAnsi="Consolas" w:eastAsia="Times New Roman" w:cs="Times New Roman"/>
          <w:color w:val="0070C0"/>
          <w:sz w:val="21"/>
          <w:szCs w:val="21"/>
          <w:lang w:eastAsia="en-IN"/>
        </w:rPr>
        <w:t>={</w:t>
      </w:r>
      <w:proofErr w:type="spellStart"/>
      <w:r w:rsidRPr="03ADBAC0" w:rsidR="05CB2A9D">
        <w:rPr>
          <w:rFonts w:ascii="Consolas" w:hAnsi="Consolas" w:eastAsia="Times New Roman" w:cs="Times New Roman"/>
          <w:color w:val="0070C0"/>
          <w:sz w:val="21"/>
          <w:szCs w:val="21"/>
          <w:lang w:eastAsia="en-IN"/>
        </w:rPr>
        <w:t>handleItemTypeChange</w:t>
      </w:r>
      <w:proofErr w:type="spellEnd"/>
      <w:r w:rsidRPr="03ADBAC0" w:rsidR="05CB2A9D">
        <w:rPr>
          <w:rFonts w:ascii="Consolas" w:hAnsi="Consolas" w:eastAsia="Times New Roman" w:cs="Times New Roman"/>
          <w:color w:val="0070C0"/>
          <w:sz w:val="21"/>
          <w:szCs w:val="21"/>
          <w:lang w:eastAsia="en-IN"/>
        </w:rPr>
        <w:t>}</w:t>
      </w:r>
    </w:p>
    <w:p w:rsidR="05CB2A9D" w:rsidP="03ADBAC0" w:rsidRDefault="05CB2A9D" w14:paraId="0E83760B" w14:textId="213401CC">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5CB2A9D">
        <w:rPr>
          <w:rFonts w:ascii="Consolas" w:hAnsi="Consolas" w:eastAsia="Times New Roman" w:cs="Times New Roman"/>
          <w:color w:val="0070C0"/>
          <w:sz w:val="21"/>
          <w:szCs w:val="21"/>
          <w:lang w:eastAsia="en-IN"/>
        </w:rPr>
        <w:t xml:space="preserve">      /&gt;</w:t>
      </w:r>
    </w:p>
    <w:p w:rsidR="05CB2A9D" w:rsidP="03ADBAC0" w:rsidRDefault="05CB2A9D" w14:paraId="7657F0F1" w14:textId="0A3720C9">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5CB2A9D">
        <w:rPr>
          <w:rFonts w:ascii="Consolas" w:hAnsi="Consolas" w:eastAsia="Times New Roman" w:cs="Times New Roman"/>
          <w:color w:val="0070C0"/>
          <w:sz w:val="21"/>
          <w:szCs w:val="21"/>
          <w:lang w:eastAsia="en-IN"/>
        </w:rPr>
        <w:t xml:space="preserve">   &lt;/</w:t>
      </w:r>
      <w:proofErr w:type="spellStart"/>
      <w:r w:rsidRPr="03ADBAC0" w:rsidR="05CB2A9D">
        <w:rPr>
          <w:rFonts w:ascii="Consolas" w:hAnsi="Consolas" w:eastAsia="Times New Roman" w:cs="Times New Roman"/>
          <w:color w:val="0070C0"/>
          <w:sz w:val="21"/>
          <w:szCs w:val="21"/>
          <w:lang w:eastAsia="en-IN"/>
        </w:rPr>
        <w:t>fieldset</w:t>
      </w:r>
      <w:proofErr w:type="spellEnd"/>
      <w:r w:rsidRPr="03ADBAC0" w:rsidR="05CB2A9D">
        <w:rPr>
          <w:rFonts w:ascii="Consolas" w:hAnsi="Consolas" w:eastAsia="Times New Roman" w:cs="Times New Roman"/>
          <w:color w:val="0070C0"/>
          <w:sz w:val="21"/>
          <w:szCs w:val="21"/>
          <w:lang w:eastAsia="en-IN"/>
        </w:rPr>
        <w:t>&gt;</w:t>
      </w:r>
    </w:p>
    <w:p w:rsidR="05CB2A9D" w:rsidP="03ADBAC0" w:rsidRDefault="05CB2A9D" w14:paraId="23D89853" w14:textId="0D19CFB5">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5CB2A9D">
        <w:rPr>
          <w:rFonts w:ascii="Consolas" w:hAnsi="Consolas" w:eastAsia="Times New Roman" w:cs="Times New Roman"/>
          <w:color w:val="0070C0"/>
          <w:sz w:val="21"/>
          <w:szCs w:val="21"/>
          <w:lang w:eastAsia="en-IN"/>
        </w:rPr>
        <w:t>&lt;/div&gt;</w:t>
      </w:r>
    </w:p>
    <w:p w:rsidRPr="004D035F" w:rsidR="009B6090" w:rsidP="004E6AA1" w:rsidRDefault="31406281" w14:paraId="40DCFB27" w14:textId="789D9F23">
      <w:pPr>
        <w:pStyle w:val="ListParagraph"/>
        <w:numPr>
          <w:ilvl w:val="2"/>
          <w:numId w:val="5"/>
        </w:numPr>
        <w:spacing w:line="360" w:lineRule="auto"/>
        <w:ind w:left="2160"/>
        <w:jc w:val="both"/>
        <w:rPr>
          <w:color w:val="auto"/>
          <w:sz w:val="24"/>
          <w:szCs w:val="24"/>
        </w:rPr>
      </w:pPr>
      <w:r w:rsidRPr="48013E08">
        <w:rPr>
          <w:rFonts w:ascii="Cambria" w:hAnsi="Cambria" w:eastAsia="Times New Roman" w:cs="Calibri"/>
          <w:color w:val="auto"/>
          <w:sz w:val="24"/>
          <w:szCs w:val="24"/>
          <w:lang w:eastAsia="en-IN"/>
        </w:rPr>
        <w:t>S</w:t>
      </w:r>
      <w:r w:rsidR="00744B07">
        <w:rPr>
          <w:rFonts w:ascii="Cambria" w:hAnsi="Cambria" w:eastAsia="Times New Roman" w:cs="Calibri"/>
          <w:color w:val="auto"/>
          <w:sz w:val="24"/>
          <w:szCs w:val="24"/>
          <w:lang w:eastAsia="en-IN"/>
        </w:rPr>
        <w:t>hared component</w:t>
      </w:r>
      <w:r w:rsidRPr="48013E08" w:rsidR="486DE2FD">
        <w:rPr>
          <w:rFonts w:ascii="Cambria" w:hAnsi="Cambria" w:eastAsia="Times New Roman" w:cs="Calibri"/>
          <w:color w:val="auto"/>
          <w:sz w:val="24"/>
          <w:szCs w:val="24"/>
          <w:lang w:eastAsia="en-IN"/>
        </w:rPr>
        <w:t xml:space="preserve"> ItemDimension will be used for this item.</w:t>
      </w:r>
      <w:r w:rsidRPr="48013E08" w:rsidR="2B980340">
        <w:rPr>
          <w:rFonts w:ascii="Cambria" w:hAnsi="Cambria" w:eastAsia="Times New Roman" w:cs="Calibri"/>
          <w:color w:val="auto"/>
          <w:sz w:val="24"/>
          <w:szCs w:val="24"/>
          <w:lang w:eastAsia="en-IN"/>
        </w:rPr>
        <w:t xml:space="preserve"> </w:t>
      </w:r>
    </w:p>
    <w:p w:rsidRPr="004D035F" w:rsidR="004D035F" w:rsidP="438E5976" w:rsidRDefault="004D035F" w14:paraId="333C333B" w14:textId="77777777">
      <w:pPr>
        <w:spacing w:before="100" w:beforeAutospacing="on" w:after="100" w:afterAutospacing="on" w:line="360" w:lineRule="auto"/>
        <w:ind w:left="2880"/>
        <w:jc w:val="both"/>
        <w:textAlignment w:val="baseline"/>
        <w:rPr>
          <w:rFonts w:ascii="Times New Roman" w:hAnsi="Times New Roman" w:eastAsia="Times New Roman" w:cs="Times New Roman"/>
          <w:sz w:val="24"/>
          <w:szCs w:val="24"/>
          <w:lang w:eastAsia="en-IN"/>
        </w:rPr>
      </w:pPr>
      <w:r w:rsidRPr="438E5976" w:rsidR="17D1AA95">
        <w:rPr>
          <w:rFonts w:ascii="Consolas" w:hAnsi="Consolas" w:eastAsia="Times New Roman" w:cs="Times New Roman"/>
          <w:color w:val="0070C0"/>
          <w:sz w:val="21"/>
          <w:szCs w:val="21"/>
          <w:lang w:eastAsia="en-IN"/>
        </w:rPr>
        <w:t>import </w:t>
      </w:r>
      <w:proofErr w:type="spellStart"/>
      <w:r w:rsidRPr="438E5976" w:rsidR="17D1AA95">
        <w:rPr>
          <w:rFonts w:ascii="Consolas" w:hAnsi="Consolas" w:eastAsia="Times New Roman" w:cs="Times New Roman"/>
          <w:color w:val="0070C0"/>
          <w:sz w:val="21"/>
          <w:szCs w:val="21"/>
          <w:lang w:eastAsia="en-IN"/>
        </w:rPr>
        <w:t>ItemDimensions</w:t>
      </w:r>
      <w:proofErr w:type="spellEnd"/>
      <w:r w:rsidRPr="438E5976" w:rsidR="17D1AA95">
        <w:rPr>
          <w:rFonts w:ascii="Consolas" w:hAnsi="Consolas" w:eastAsia="Times New Roman" w:cs="Times New Roman"/>
          <w:color w:val="0070C0"/>
          <w:sz w:val="21"/>
          <w:szCs w:val="21"/>
          <w:lang w:eastAsia="en-IN"/>
        </w:rPr>
        <w:t> from </w:t>
      </w:r>
      <w:proofErr w:type="gramStart"/>
      <w:r w:rsidRPr="438E5976" w:rsidR="17D1AA95">
        <w:rPr>
          <w:rFonts w:ascii="Consolas" w:hAnsi="Consolas" w:eastAsia="Times New Roman" w:cs="Times New Roman"/>
          <w:color w:val="0070C0"/>
          <w:sz w:val="21"/>
          <w:szCs w:val="21"/>
          <w:lang w:eastAsia="en-IN"/>
        </w:rPr>
        <w:t>'..</w:t>
      </w:r>
      <w:proofErr w:type="gramEnd"/>
      <w:r w:rsidRPr="438E5976" w:rsidR="17D1AA95">
        <w:rPr>
          <w:rFonts w:ascii="Consolas" w:hAnsi="Consolas" w:eastAsia="Times New Roman" w:cs="Times New Roman"/>
          <w:color w:val="0070C0"/>
          <w:sz w:val="21"/>
          <w:szCs w:val="21"/>
          <w:lang w:eastAsia="en-IN"/>
        </w:rPr>
        <w:t>/shared/</w:t>
      </w:r>
      <w:proofErr w:type="spellStart"/>
      <w:r w:rsidRPr="438E5976" w:rsidR="17D1AA95">
        <w:rPr>
          <w:rFonts w:ascii="Consolas" w:hAnsi="Consolas" w:eastAsia="Times New Roman" w:cs="Times New Roman"/>
          <w:color w:val="0070C0"/>
          <w:sz w:val="21"/>
          <w:szCs w:val="21"/>
          <w:lang w:eastAsia="en-IN"/>
        </w:rPr>
        <w:t>ItemDimensions</w:t>
      </w:r>
      <w:proofErr w:type="spellEnd"/>
      <w:r w:rsidRPr="438E5976" w:rsidR="17D1AA95">
        <w:rPr>
          <w:rFonts w:ascii="Consolas" w:hAnsi="Consolas" w:eastAsia="Times New Roman" w:cs="Times New Roman"/>
          <w:color w:val="0070C0"/>
          <w:sz w:val="21"/>
          <w:szCs w:val="21"/>
          <w:lang w:eastAsia="en-IN"/>
        </w:rPr>
        <w:t>'; </w:t>
      </w:r>
    </w:p>
    <w:p w:rsidRPr="004D035F" w:rsidR="004D035F" w:rsidP="438E5976" w:rsidRDefault="004D035F" w14:paraId="61E1F5D8" w14:textId="77777777">
      <w:pPr>
        <w:spacing w:before="100" w:beforeAutospacing="on" w:after="100" w:afterAutospacing="on" w:line="360" w:lineRule="auto"/>
        <w:ind w:left="2880"/>
        <w:textAlignment w:val="baseline"/>
        <w:rPr>
          <w:rFonts w:ascii="Times New Roman" w:hAnsi="Times New Roman" w:eastAsia="Times New Roman" w:cs="Times New Roman"/>
          <w:sz w:val="24"/>
          <w:szCs w:val="24"/>
          <w:lang w:eastAsia="en-IN"/>
        </w:rPr>
      </w:pPr>
      <w:r w:rsidRPr="438E5976" w:rsidR="17D1AA95">
        <w:rPr>
          <w:rFonts w:ascii="Consolas" w:hAnsi="Consolas" w:eastAsia="Times New Roman" w:cs="Times New Roman"/>
          <w:color w:val="6FAC47"/>
          <w:sz w:val="21"/>
          <w:szCs w:val="21"/>
          <w:lang w:eastAsia="en-IN"/>
        </w:rPr>
        <w:t>//ItemDimension will be called by passing all the required parameters </w:t>
      </w:r>
    </w:p>
    <w:p w:rsidRPr="004D035F" w:rsidR="004D035F" w:rsidP="438E5976" w:rsidRDefault="004D035F" w14:paraId="34A1424D" w14:textId="77777777">
      <w:pPr>
        <w:spacing w:before="100" w:beforeAutospacing="on" w:after="100" w:afterAutospacing="on" w:line="360" w:lineRule="auto"/>
        <w:ind w:left="2880"/>
        <w:jc w:val="both"/>
        <w:textAlignment w:val="baseline"/>
        <w:rPr>
          <w:rFonts w:ascii="Times New Roman" w:hAnsi="Times New Roman" w:eastAsia="Times New Roman" w:cs="Times New Roman"/>
          <w:sz w:val="24"/>
          <w:szCs w:val="24"/>
          <w:lang w:eastAsia="en-IN"/>
        </w:rPr>
      </w:pPr>
      <w:r w:rsidRPr="438E5976" w:rsidR="17D1AA95">
        <w:rPr>
          <w:rFonts w:ascii="Consolas" w:hAnsi="Consolas" w:eastAsia="Times New Roman" w:cs="Times New Roman"/>
          <w:color w:val="0070C0"/>
          <w:sz w:val="21"/>
          <w:szCs w:val="21"/>
          <w:lang w:eastAsia="en-IN"/>
        </w:rPr>
        <w:t>&lt;</w:t>
      </w:r>
      <w:proofErr w:type="spellStart"/>
      <w:r w:rsidRPr="438E5976" w:rsidR="17D1AA95">
        <w:rPr>
          <w:rFonts w:ascii="Consolas" w:hAnsi="Consolas" w:eastAsia="Times New Roman" w:cs="Times New Roman"/>
          <w:color w:val="0070C0"/>
          <w:sz w:val="21"/>
          <w:szCs w:val="21"/>
          <w:lang w:eastAsia="en-IN"/>
        </w:rPr>
        <w:t>ItemDimensions</w:t>
      </w:r>
      <w:proofErr w:type="spellEnd"/>
      <w:r w:rsidRPr="438E5976" w:rsidR="17D1AA95">
        <w:rPr>
          <w:rFonts w:ascii="Consolas" w:hAnsi="Consolas" w:eastAsia="Times New Roman" w:cs="Times New Roman"/>
          <w:color w:val="0070C0"/>
          <w:sz w:val="21"/>
          <w:szCs w:val="21"/>
          <w:lang w:eastAsia="en-IN"/>
        </w:rPr>
        <w:t> </w:t>
      </w:r>
    </w:p>
    <w:p w:rsidRPr="004D035F" w:rsidR="004D035F" w:rsidP="438E5976" w:rsidRDefault="004D035F" w14:paraId="29794DDB" w14:textId="77777777">
      <w:pPr>
        <w:spacing w:before="100" w:beforeAutospacing="on" w:after="100" w:afterAutospacing="on" w:line="360" w:lineRule="auto"/>
        <w:ind w:left="3600"/>
        <w:jc w:val="both"/>
        <w:textAlignment w:val="baseline"/>
        <w:rPr>
          <w:rFonts w:ascii="Times New Roman" w:hAnsi="Times New Roman" w:eastAsia="Times New Roman" w:cs="Times New Roman"/>
          <w:sz w:val="24"/>
          <w:szCs w:val="24"/>
          <w:lang w:eastAsia="en-IN"/>
        </w:rPr>
      </w:pPr>
      <w:r w:rsidRPr="438E5976" w:rsidR="004D035F">
        <w:rPr>
          <w:rFonts w:ascii="Consolas" w:hAnsi="Consolas" w:eastAsia="Times New Roman" w:cs="Times New Roman"/>
          <w:color w:val="0070C0"/>
          <w:sz w:val="21"/>
          <w:szCs w:val="21"/>
          <w:lang w:eastAsia="en-IN"/>
        </w:rPr>
        <w:t> </w:t>
      </w:r>
      <w:proofErr w:type="spellStart"/>
      <w:r w:rsidRPr="438E5976" w:rsidR="004D035F">
        <w:rPr>
          <w:rFonts w:ascii="Consolas" w:hAnsi="Consolas" w:eastAsia="Times New Roman" w:cs="Times New Roman"/>
          <w:color w:val="0070C0"/>
          <w:sz w:val="21"/>
          <w:szCs w:val="21"/>
          <w:lang w:eastAsia="en-IN"/>
        </w:rPr>
        <w:t>minWidth</w:t>
      </w:r>
      <w:proofErr w:type="spellEnd"/>
      <w:r w:rsidRPr="438E5976" w:rsidR="004D035F">
        <w:rPr>
          <w:rFonts w:ascii="Consolas" w:hAnsi="Consolas" w:eastAsia="Times New Roman" w:cs="Times New Roman"/>
          <w:color w:val="0070C0"/>
          <w:sz w:val="21"/>
          <w:szCs w:val="21"/>
          <w:lang w:eastAsia="en-IN"/>
        </w:rPr>
        <w:t>={item</w:t>
      </w:r>
      <w:proofErr w:type="gramStart"/>
      <w:r w:rsidRPr="438E5976" w:rsidR="004D035F">
        <w:rPr>
          <w:rFonts w:ascii="Consolas" w:hAnsi="Consolas" w:eastAsia="Times New Roman" w:cs="Times New Roman"/>
          <w:color w:val="0070C0"/>
          <w:sz w:val="21"/>
          <w:szCs w:val="21"/>
          <w:lang w:eastAsia="en-IN"/>
        </w:rPr>
        <w:t>?.item</w:t>
      </w:r>
      <w:proofErr w:type="gramEnd"/>
      <w:r w:rsidRPr="438E5976" w:rsidR="004D035F">
        <w:rPr>
          <w:rFonts w:ascii="Consolas" w:hAnsi="Consolas" w:eastAsia="Times New Roman" w:cs="Times New Roman"/>
          <w:color w:val="0070C0"/>
          <w:sz w:val="21"/>
          <w:szCs w:val="21"/>
          <w:lang w:eastAsia="en-IN"/>
        </w:rPr>
        <w:t>_json?.minItemWidth || 0} </w:t>
      </w:r>
    </w:p>
    <w:p w:rsidRPr="004D035F" w:rsidR="004D035F" w:rsidP="438E5976" w:rsidRDefault="004D035F" w14:paraId="2DAC81C8" w14:textId="77777777">
      <w:pPr>
        <w:spacing w:before="100" w:beforeAutospacing="on" w:after="100" w:afterAutospacing="on" w:line="360" w:lineRule="auto"/>
        <w:ind w:left="3600"/>
        <w:jc w:val="both"/>
        <w:textAlignment w:val="baseline"/>
        <w:rPr>
          <w:rFonts w:ascii="Times New Roman" w:hAnsi="Times New Roman" w:eastAsia="Times New Roman" w:cs="Times New Roman"/>
          <w:sz w:val="24"/>
          <w:szCs w:val="24"/>
          <w:lang w:eastAsia="en-IN"/>
        </w:rPr>
      </w:pPr>
      <w:r w:rsidRPr="438E5976" w:rsidR="004D035F">
        <w:rPr>
          <w:rFonts w:ascii="Consolas" w:hAnsi="Consolas" w:eastAsia="Times New Roman" w:cs="Times New Roman"/>
          <w:color w:val="0070C0"/>
          <w:sz w:val="21"/>
          <w:szCs w:val="21"/>
          <w:lang w:eastAsia="en-IN"/>
        </w:rPr>
        <w:t> </w:t>
      </w:r>
      <w:proofErr w:type="spellStart"/>
      <w:r w:rsidRPr="438E5976" w:rsidR="004D035F">
        <w:rPr>
          <w:rFonts w:ascii="Consolas" w:hAnsi="Consolas" w:eastAsia="Times New Roman" w:cs="Times New Roman"/>
          <w:color w:val="0070C0"/>
          <w:sz w:val="21"/>
          <w:szCs w:val="21"/>
          <w:lang w:eastAsia="en-IN"/>
        </w:rPr>
        <w:t>minHeight</w:t>
      </w:r>
      <w:proofErr w:type="spellEnd"/>
      <w:r w:rsidRPr="438E5976" w:rsidR="004D035F">
        <w:rPr>
          <w:rFonts w:ascii="Consolas" w:hAnsi="Consolas" w:eastAsia="Times New Roman" w:cs="Times New Roman"/>
          <w:color w:val="0070C0"/>
          <w:sz w:val="21"/>
          <w:szCs w:val="21"/>
          <w:lang w:eastAsia="en-IN"/>
        </w:rPr>
        <w:t>={item</w:t>
      </w:r>
      <w:proofErr w:type="gramStart"/>
      <w:r w:rsidRPr="438E5976" w:rsidR="004D035F">
        <w:rPr>
          <w:rFonts w:ascii="Consolas" w:hAnsi="Consolas" w:eastAsia="Times New Roman" w:cs="Times New Roman"/>
          <w:color w:val="0070C0"/>
          <w:sz w:val="21"/>
          <w:szCs w:val="21"/>
          <w:lang w:eastAsia="en-IN"/>
        </w:rPr>
        <w:t>?.item</w:t>
      </w:r>
      <w:proofErr w:type="gramEnd"/>
      <w:r w:rsidRPr="438E5976" w:rsidR="004D035F">
        <w:rPr>
          <w:rFonts w:ascii="Consolas" w:hAnsi="Consolas" w:eastAsia="Times New Roman" w:cs="Times New Roman"/>
          <w:color w:val="0070C0"/>
          <w:sz w:val="21"/>
          <w:szCs w:val="21"/>
          <w:lang w:eastAsia="en-IN"/>
        </w:rPr>
        <w:t>_json?.minItemHeight || 0} </w:t>
      </w:r>
    </w:p>
    <w:p w:rsidRPr="004D035F" w:rsidR="004D035F" w:rsidP="438E5976" w:rsidRDefault="004D035F" w14:paraId="4DFBAA79" w14:textId="77777777">
      <w:pPr>
        <w:spacing w:before="100" w:beforeAutospacing="on" w:after="100" w:afterAutospacing="on" w:line="360" w:lineRule="auto"/>
        <w:ind w:left="3600"/>
        <w:jc w:val="both"/>
        <w:textAlignment w:val="baseline"/>
        <w:rPr>
          <w:rFonts w:ascii="Times New Roman" w:hAnsi="Times New Roman" w:eastAsia="Times New Roman" w:cs="Times New Roman"/>
          <w:sz w:val="24"/>
          <w:szCs w:val="24"/>
          <w:lang w:eastAsia="en-IN"/>
        </w:rPr>
      </w:pPr>
      <w:r w:rsidRPr="438E5976" w:rsidR="004D035F">
        <w:rPr>
          <w:rFonts w:ascii="Consolas" w:hAnsi="Consolas" w:eastAsia="Times New Roman" w:cs="Times New Roman"/>
          <w:color w:val="0070C0"/>
          <w:sz w:val="21"/>
          <w:szCs w:val="21"/>
          <w:lang w:eastAsia="en-IN"/>
        </w:rPr>
        <w:t> </w:t>
      </w:r>
      <w:proofErr w:type="spellStart"/>
      <w:r w:rsidRPr="438E5976" w:rsidR="004D035F">
        <w:rPr>
          <w:rFonts w:ascii="Consolas" w:hAnsi="Consolas" w:eastAsia="Times New Roman" w:cs="Times New Roman"/>
          <w:color w:val="0070C0"/>
          <w:sz w:val="21"/>
          <w:szCs w:val="21"/>
          <w:lang w:eastAsia="en-IN"/>
        </w:rPr>
        <w:t>onChange</w:t>
      </w:r>
      <w:proofErr w:type="spellEnd"/>
      <w:r w:rsidRPr="438E5976" w:rsidR="004D035F">
        <w:rPr>
          <w:rFonts w:ascii="Consolas" w:hAnsi="Consolas" w:eastAsia="Times New Roman" w:cs="Times New Roman"/>
          <w:color w:val="0070C0"/>
          <w:sz w:val="21"/>
          <w:szCs w:val="21"/>
          <w:lang w:eastAsia="en-IN"/>
        </w:rPr>
        <w:t>={(dimension) =&gt; { </w:t>
      </w:r>
    </w:p>
    <w:p w:rsidRPr="004D035F" w:rsidR="004D035F" w:rsidP="438E5976" w:rsidRDefault="004D035F" w14:paraId="4AC7D579" w14:textId="77777777">
      <w:pPr>
        <w:spacing w:before="100" w:beforeAutospacing="on" w:after="100" w:afterAutospacing="on" w:line="360" w:lineRule="auto"/>
        <w:ind w:left="3600"/>
        <w:jc w:val="both"/>
        <w:textAlignment w:val="baseline"/>
        <w:rPr>
          <w:rFonts w:ascii="Times New Roman" w:hAnsi="Times New Roman" w:eastAsia="Times New Roman" w:cs="Times New Roman"/>
          <w:sz w:val="24"/>
          <w:szCs w:val="24"/>
          <w:lang w:eastAsia="en-IN"/>
        </w:rPr>
      </w:pPr>
      <w:r w:rsidRPr="438E5976" w:rsidR="004D035F">
        <w:rPr>
          <w:rFonts w:ascii="Consolas" w:hAnsi="Consolas" w:eastAsia="Times New Roman" w:cs="Times New Roman"/>
          <w:color w:val="0070C0"/>
          <w:sz w:val="21"/>
          <w:szCs w:val="21"/>
          <w:lang w:eastAsia="en-IN"/>
        </w:rPr>
        <w:t>     if (dimension?.</w:t>
      </w:r>
      <w:proofErr w:type="spellStart"/>
      <w:r w:rsidRPr="438E5976" w:rsidR="004D035F">
        <w:rPr>
          <w:rFonts w:ascii="Consolas" w:hAnsi="Consolas" w:eastAsia="Times New Roman" w:cs="Times New Roman"/>
          <w:color w:val="0070C0"/>
          <w:sz w:val="21"/>
          <w:szCs w:val="21"/>
          <w:lang w:eastAsia="en-IN"/>
        </w:rPr>
        <w:t>minWidth</w:t>
      </w:r>
      <w:proofErr w:type="spellEnd"/>
      <w:r w:rsidRPr="438E5976" w:rsidR="004D035F">
        <w:rPr>
          <w:rFonts w:ascii="Consolas" w:hAnsi="Consolas" w:eastAsia="Times New Roman" w:cs="Times New Roman"/>
          <w:color w:val="0070C0"/>
          <w:sz w:val="21"/>
          <w:szCs w:val="21"/>
          <w:lang w:eastAsia="en-IN"/>
        </w:rPr>
        <w:t> !== </w:t>
      </w:r>
      <w:proofErr w:type="gramStart"/>
      <w:r w:rsidRPr="438E5976" w:rsidR="004D035F">
        <w:rPr>
          <w:rFonts w:ascii="Consolas" w:hAnsi="Consolas" w:eastAsia="Times New Roman" w:cs="Times New Roman"/>
          <w:color w:val="0070C0"/>
          <w:sz w:val="21"/>
          <w:szCs w:val="21"/>
          <w:lang w:eastAsia="en-IN"/>
        </w:rPr>
        <w:t>item?.</w:t>
      </w:r>
      <w:proofErr w:type="gramEnd"/>
      <w:r w:rsidRPr="438E5976" w:rsidR="004D035F">
        <w:rPr>
          <w:rFonts w:ascii="Consolas" w:hAnsi="Consolas" w:eastAsia="Times New Roman" w:cs="Times New Roman"/>
          <w:color w:val="0070C0"/>
          <w:sz w:val="21"/>
          <w:szCs w:val="21"/>
          <w:lang w:eastAsia="en-IN"/>
        </w:rPr>
        <w:t>item_json?.minItemWidth) { </w:t>
      </w:r>
    </w:p>
    <w:p w:rsidRPr="004D035F" w:rsidR="004D035F" w:rsidP="438E5976" w:rsidRDefault="004D035F" w14:paraId="6F5563E9" w14:textId="77777777">
      <w:pPr>
        <w:spacing w:before="100" w:beforeAutospacing="on" w:after="100" w:afterAutospacing="on" w:line="360" w:lineRule="auto"/>
        <w:ind w:left="3600"/>
        <w:jc w:val="both"/>
        <w:textAlignment w:val="baseline"/>
        <w:rPr>
          <w:rFonts w:ascii="Times New Roman" w:hAnsi="Times New Roman" w:eastAsia="Times New Roman" w:cs="Times New Roman"/>
          <w:sz w:val="24"/>
          <w:szCs w:val="24"/>
          <w:lang w:eastAsia="en-IN"/>
        </w:rPr>
      </w:pPr>
      <w:r w:rsidRPr="438E5976" w:rsidR="004D035F">
        <w:rPr>
          <w:rFonts w:ascii="Consolas" w:hAnsi="Consolas" w:eastAsia="Times New Roman" w:cs="Times New Roman"/>
          <w:color w:val="0070C0"/>
          <w:sz w:val="21"/>
          <w:szCs w:val="21"/>
          <w:lang w:eastAsia="en-IN"/>
        </w:rPr>
        <w:t>     </w:t>
      </w:r>
      <w:proofErr w:type="spellStart"/>
      <w:r w:rsidRPr="438E5976" w:rsidR="004D035F">
        <w:rPr>
          <w:rFonts w:ascii="Consolas" w:hAnsi="Consolas" w:eastAsia="Times New Roman" w:cs="Times New Roman"/>
          <w:color w:val="0070C0"/>
          <w:sz w:val="21"/>
          <w:szCs w:val="21"/>
          <w:lang w:eastAsia="en-IN"/>
        </w:rPr>
        <w:t>updateItemJson</w:t>
      </w:r>
      <w:proofErr w:type="spellEnd"/>
      <w:r w:rsidRPr="438E5976" w:rsidR="004D035F">
        <w:rPr>
          <w:rFonts w:ascii="Consolas" w:hAnsi="Consolas" w:eastAsia="Times New Roman" w:cs="Times New Roman"/>
          <w:color w:val="0070C0"/>
          <w:sz w:val="21"/>
          <w:szCs w:val="21"/>
          <w:lang w:eastAsia="en-IN"/>
        </w:rPr>
        <w:t>('minItemWidth', </w:t>
      </w:r>
      <w:proofErr w:type="spellStart"/>
      <w:r w:rsidRPr="438E5976" w:rsidR="004D035F">
        <w:rPr>
          <w:rFonts w:ascii="Consolas" w:hAnsi="Consolas" w:eastAsia="Times New Roman" w:cs="Times New Roman"/>
          <w:color w:val="0070C0"/>
          <w:sz w:val="21"/>
          <w:szCs w:val="21"/>
          <w:lang w:eastAsia="en-IN"/>
        </w:rPr>
        <w:t>dimension.minWidth</w:t>
      </w:r>
      <w:proofErr w:type="spellEnd"/>
      <w:r w:rsidRPr="438E5976" w:rsidR="004D035F">
        <w:rPr>
          <w:rFonts w:ascii="Consolas" w:hAnsi="Consolas" w:eastAsia="Times New Roman" w:cs="Times New Roman"/>
          <w:color w:val="0070C0"/>
          <w:sz w:val="21"/>
          <w:szCs w:val="21"/>
          <w:lang w:eastAsia="en-IN"/>
        </w:rPr>
        <w:t>);} </w:t>
      </w:r>
    </w:p>
    <w:p w:rsidRPr="004D035F" w:rsidR="004D035F" w:rsidP="438E5976" w:rsidRDefault="004D035F" w14:paraId="39E6E37F" w14:textId="77777777">
      <w:pPr>
        <w:spacing w:before="100" w:beforeAutospacing="on" w:after="100" w:afterAutospacing="on" w:line="360" w:lineRule="auto"/>
        <w:ind w:left="3600"/>
        <w:jc w:val="both"/>
        <w:textAlignment w:val="baseline"/>
        <w:rPr>
          <w:rFonts w:ascii="Times New Roman" w:hAnsi="Times New Roman" w:eastAsia="Times New Roman" w:cs="Times New Roman"/>
          <w:sz w:val="24"/>
          <w:szCs w:val="24"/>
          <w:lang w:eastAsia="en-IN"/>
        </w:rPr>
      </w:pPr>
      <w:r w:rsidRPr="438E5976" w:rsidR="004D035F">
        <w:rPr>
          <w:rFonts w:ascii="Consolas" w:hAnsi="Consolas" w:eastAsia="Times New Roman" w:cs="Times New Roman"/>
          <w:color w:val="0070C0"/>
          <w:sz w:val="21"/>
          <w:szCs w:val="21"/>
          <w:lang w:eastAsia="en-IN"/>
        </w:rPr>
        <w:t> if (dimension?.</w:t>
      </w:r>
      <w:proofErr w:type="spellStart"/>
      <w:r w:rsidRPr="438E5976" w:rsidR="004D035F">
        <w:rPr>
          <w:rFonts w:ascii="Consolas" w:hAnsi="Consolas" w:eastAsia="Times New Roman" w:cs="Times New Roman"/>
          <w:color w:val="0070C0"/>
          <w:sz w:val="21"/>
          <w:szCs w:val="21"/>
          <w:lang w:eastAsia="en-IN"/>
        </w:rPr>
        <w:t>minHeight</w:t>
      </w:r>
      <w:proofErr w:type="spellEnd"/>
      <w:r w:rsidRPr="438E5976" w:rsidR="004D035F">
        <w:rPr>
          <w:rFonts w:ascii="Consolas" w:hAnsi="Consolas" w:eastAsia="Times New Roman" w:cs="Times New Roman"/>
          <w:color w:val="0070C0"/>
          <w:sz w:val="21"/>
          <w:szCs w:val="21"/>
          <w:lang w:eastAsia="en-IN"/>
        </w:rPr>
        <w:t> !== </w:t>
      </w:r>
      <w:proofErr w:type="spellStart"/>
      <w:r w:rsidRPr="438E5976" w:rsidR="004D035F">
        <w:rPr>
          <w:rFonts w:ascii="Consolas" w:hAnsi="Consolas" w:eastAsia="Times New Roman" w:cs="Times New Roman"/>
          <w:color w:val="0070C0"/>
          <w:sz w:val="21"/>
          <w:szCs w:val="21"/>
          <w:lang w:eastAsia="en-IN"/>
        </w:rPr>
        <w:t>item.item_json.minItemHeight</w:t>
      </w:r>
      <w:proofErr w:type="spellEnd"/>
      <w:r w:rsidRPr="438E5976" w:rsidR="004D035F">
        <w:rPr>
          <w:rFonts w:ascii="Consolas" w:hAnsi="Consolas" w:eastAsia="Times New Roman" w:cs="Times New Roman"/>
          <w:color w:val="0070C0"/>
          <w:sz w:val="21"/>
          <w:szCs w:val="21"/>
          <w:lang w:eastAsia="en-IN"/>
        </w:rPr>
        <w:t>){ </w:t>
      </w:r>
    </w:p>
    <w:p w:rsidRPr="004D035F" w:rsidR="004D035F" w:rsidP="438E5976" w:rsidRDefault="004D035F" w14:paraId="69B250BB" w14:textId="77777777">
      <w:pPr>
        <w:spacing w:before="100" w:beforeAutospacing="on" w:after="100" w:afterAutospacing="on" w:line="360" w:lineRule="auto"/>
        <w:ind w:left="3600"/>
        <w:jc w:val="both"/>
        <w:textAlignment w:val="baseline"/>
        <w:rPr>
          <w:rFonts w:ascii="Times New Roman" w:hAnsi="Times New Roman" w:eastAsia="Times New Roman" w:cs="Times New Roman"/>
          <w:sz w:val="24"/>
          <w:szCs w:val="24"/>
          <w:lang w:eastAsia="en-IN"/>
        </w:rPr>
      </w:pPr>
      <w:r w:rsidRPr="438E5976" w:rsidR="004D035F">
        <w:rPr>
          <w:rFonts w:ascii="Consolas" w:hAnsi="Consolas" w:eastAsia="Times New Roman" w:cs="Times New Roman"/>
          <w:color w:val="0070C0"/>
          <w:sz w:val="21"/>
          <w:szCs w:val="21"/>
          <w:lang w:eastAsia="en-IN"/>
        </w:rPr>
        <w:t>   </w:t>
      </w:r>
      <w:proofErr w:type="spellStart"/>
      <w:r w:rsidRPr="438E5976" w:rsidR="004D035F">
        <w:rPr>
          <w:rFonts w:ascii="Consolas" w:hAnsi="Consolas" w:eastAsia="Times New Roman" w:cs="Times New Roman"/>
          <w:color w:val="0070C0"/>
          <w:sz w:val="21"/>
          <w:szCs w:val="21"/>
          <w:lang w:eastAsia="en-IN"/>
        </w:rPr>
        <w:t>updateItemJson</w:t>
      </w:r>
      <w:proofErr w:type="spellEnd"/>
      <w:r w:rsidRPr="438E5976" w:rsidR="004D035F">
        <w:rPr>
          <w:rFonts w:ascii="Consolas" w:hAnsi="Consolas" w:eastAsia="Times New Roman" w:cs="Times New Roman"/>
          <w:color w:val="0070C0"/>
          <w:sz w:val="21"/>
          <w:szCs w:val="21"/>
          <w:lang w:eastAsia="en-IN"/>
        </w:rPr>
        <w:t>('minItemHeight', </w:t>
      </w:r>
      <w:proofErr w:type="spellStart"/>
      <w:r w:rsidRPr="438E5976" w:rsidR="004D035F">
        <w:rPr>
          <w:rFonts w:ascii="Consolas" w:hAnsi="Consolas" w:eastAsia="Times New Roman" w:cs="Times New Roman"/>
          <w:color w:val="0070C0"/>
          <w:sz w:val="21"/>
          <w:szCs w:val="21"/>
          <w:lang w:eastAsia="en-IN"/>
        </w:rPr>
        <w:t>dimension.minHeight</w:t>
      </w:r>
      <w:proofErr w:type="spellEnd"/>
      <w:r w:rsidRPr="438E5976" w:rsidR="004D035F">
        <w:rPr>
          <w:rFonts w:ascii="Consolas" w:hAnsi="Consolas" w:eastAsia="Times New Roman" w:cs="Times New Roman"/>
          <w:color w:val="0070C0"/>
          <w:sz w:val="21"/>
          <w:szCs w:val="21"/>
          <w:lang w:eastAsia="en-IN"/>
        </w:rPr>
        <w:t>);} </w:t>
      </w:r>
    </w:p>
    <w:p w:rsidRPr="004D035F" w:rsidR="004D035F" w:rsidP="438E5976" w:rsidRDefault="004D035F" w14:paraId="78D00EB7" w14:textId="77777777">
      <w:pPr>
        <w:spacing w:before="100" w:beforeAutospacing="on" w:after="100" w:afterAutospacing="on" w:line="360" w:lineRule="auto"/>
        <w:ind w:left="3600"/>
        <w:jc w:val="both"/>
        <w:textAlignment w:val="baseline"/>
        <w:rPr>
          <w:rFonts w:ascii="Times New Roman" w:hAnsi="Times New Roman" w:eastAsia="Times New Roman" w:cs="Times New Roman"/>
          <w:sz w:val="24"/>
          <w:szCs w:val="24"/>
          <w:lang w:eastAsia="en-IN"/>
        </w:rPr>
      </w:pPr>
      <w:r w:rsidRPr="438E5976" w:rsidR="004D035F">
        <w:rPr>
          <w:rFonts w:ascii="Consolas" w:hAnsi="Consolas" w:eastAsia="Times New Roman" w:cs="Times New Roman"/>
          <w:color w:val="0070C0"/>
          <w:sz w:val="21"/>
          <w:szCs w:val="21"/>
          <w:lang w:eastAsia="en-IN"/>
        </w:rPr>
        <w:t>}} </w:t>
      </w:r>
    </w:p>
    <w:p w:rsidRPr="004D035F" w:rsidR="004D035F" w:rsidP="438E5976" w:rsidRDefault="004D035F" w14:paraId="5F6FD241" w14:textId="2CD3B058">
      <w:pPr>
        <w:spacing w:before="100" w:beforeAutospacing="on" w:after="100" w:afterAutospacing="on" w:line="360" w:lineRule="auto"/>
        <w:ind w:left="2880"/>
        <w:jc w:val="both"/>
        <w:textAlignment w:val="baseline"/>
        <w:rPr>
          <w:rFonts w:ascii="Times New Roman" w:hAnsi="Times New Roman" w:eastAsia="Times New Roman" w:cs="Times New Roman"/>
          <w:sz w:val="24"/>
          <w:szCs w:val="24"/>
          <w:lang w:eastAsia="en-IN"/>
        </w:rPr>
      </w:pPr>
      <w:r w:rsidRPr="438E5976" w:rsidR="17D1AA95">
        <w:rPr>
          <w:rFonts w:ascii="Consolas" w:hAnsi="Consolas" w:eastAsia="Times New Roman" w:cs="Times New Roman"/>
          <w:color w:val="0070C0"/>
          <w:sz w:val="21"/>
          <w:szCs w:val="21"/>
          <w:lang w:eastAsia="en-IN"/>
        </w:rPr>
        <w:t>/&gt; </w:t>
      </w:r>
    </w:p>
    <w:p w:rsidRPr="00744B07" w:rsidR="00744B07" w:rsidP="03ADBAC0" w:rsidRDefault="00744B07" w14:paraId="31BE65D9" w14:textId="4003A0B0">
      <w:pPr>
        <w:pStyle w:val="ListParagraph"/>
        <w:numPr>
          <w:ilvl w:val="2"/>
          <w:numId w:val="27"/>
        </w:numPr>
        <w:bidi w:val="0"/>
        <w:spacing w:before="0" w:beforeAutospacing="off" w:after="0" w:afterAutospacing="off" w:line="360" w:lineRule="auto"/>
        <w:ind w:right="0"/>
        <w:jc w:val="both"/>
        <w:rPr>
          <w:rFonts w:ascii="Cambria" w:hAnsi="Cambria" w:eastAsia="Cambria" w:cs="Cambria"/>
          <w:color w:val="auto"/>
          <w:sz w:val="24"/>
          <w:szCs w:val="24"/>
          <w:lang w:val="en-IN" w:eastAsia="en-IN"/>
        </w:rPr>
      </w:pPr>
      <w:r w:rsidRPr="03ADBAC0" w:rsidR="23B40C89">
        <w:rPr>
          <w:rFonts w:ascii="Cambria" w:hAnsi="Cambria" w:eastAsia="Times New Roman" w:cs="Calibri"/>
          <w:color w:val="auto"/>
          <w:sz w:val="24"/>
          <w:szCs w:val="24"/>
          <w:lang w:eastAsia="en-IN"/>
        </w:rPr>
        <w:t xml:space="preserve">Common </w:t>
      </w:r>
      <w:proofErr w:type="spellStart"/>
      <w:r w:rsidRPr="03ADBAC0" w:rsidR="23B40C89">
        <w:rPr>
          <w:rFonts w:ascii="Cambria" w:hAnsi="Cambria" w:eastAsia="Times New Roman" w:cs="Calibri"/>
          <w:color w:val="auto"/>
          <w:sz w:val="24"/>
          <w:szCs w:val="24"/>
          <w:lang w:eastAsia="en-IN"/>
        </w:rPr>
        <w:t>CKEditorBase</w:t>
      </w:r>
      <w:proofErr w:type="spellEnd"/>
      <w:r w:rsidRPr="03ADBAC0" w:rsidR="23B40C89">
        <w:rPr>
          <w:rFonts w:ascii="Cambria" w:hAnsi="Cambria" w:eastAsia="Times New Roman" w:cs="Calibri"/>
          <w:color w:val="auto"/>
          <w:sz w:val="24"/>
          <w:szCs w:val="24"/>
          <w:lang w:eastAsia="en-IN"/>
        </w:rPr>
        <w:t xml:space="preserve"> will be used for the </w:t>
      </w:r>
      <w:r w:rsidRPr="03ADBAC0" w:rsidR="23B40C89">
        <w:rPr>
          <w:rFonts w:ascii="Cambria" w:hAnsi="Cambria" w:eastAsia="Times New Roman" w:cs="Calibri"/>
          <w:color w:val="auto"/>
          <w:sz w:val="24"/>
          <w:szCs w:val="24"/>
          <w:lang w:eastAsia="en-IN"/>
        </w:rPr>
        <w:t>stem</w:t>
      </w:r>
      <w:r w:rsidRPr="03ADBAC0" w:rsidR="23B40C89">
        <w:rPr>
          <w:rFonts w:ascii="Cambria" w:hAnsi="Cambria" w:eastAsia="Times New Roman" w:cs="Calibri"/>
          <w:color w:val="auto"/>
          <w:sz w:val="24"/>
          <w:szCs w:val="24"/>
          <w:lang w:eastAsia="en-IN"/>
        </w:rPr>
        <w:t xml:space="preserve"> content</w:t>
      </w:r>
      <w:r w:rsidRPr="03ADBAC0" w:rsidR="23B40C89">
        <w:rPr>
          <w:rFonts w:ascii="Cambria" w:hAnsi="Cambria" w:eastAsia="Times New Roman" w:cs="Calibri"/>
          <w:color w:val="auto"/>
          <w:sz w:val="24"/>
          <w:szCs w:val="24"/>
          <w:lang w:eastAsia="en-IN"/>
        </w:rPr>
        <w:t xml:space="preserve"> as we need to use the extra</w:t>
      </w:r>
      <w:r w:rsidRPr="03ADBAC0" w:rsidR="7AF8E483">
        <w:rPr>
          <w:rFonts w:ascii="Cambria" w:hAnsi="Cambria" w:eastAsia="Times New Roman" w:cs="Calibri"/>
          <w:color w:val="auto"/>
          <w:sz w:val="24"/>
          <w:szCs w:val="24"/>
          <w:lang w:eastAsia="en-IN"/>
        </w:rPr>
        <w:t xml:space="preserve"> </w:t>
      </w:r>
      <w:r w:rsidRPr="03ADBAC0" w:rsidR="23B40C89">
        <w:rPr>
          <w:rFonts w:ascii="Cambria" w:hAnsi="Cambria" w:eastAsia="Times New Roman" w:cs="Calibri"/>
          <w:color w:val="auto"/>
          <w:sz w:val="24"/>
          <w:szCs w:val="24"/>
          <w:lang w:eastAsia="en-IN"/>
        </w:rPr>
        <w:t>plugin for Constructed Response and Drop-down items</w:t>
      </w:r>
      <w:r w:rsidRPr="03ADBAC0" w:rsidR="23B40C89">
        <w:rPr>
          <w:rFonts w:ascii="Cambria" w:hAnsi="Cambria" w:eastAsia="Times New Roman" w:cs="Calibri"/>
          <w:color w:val="auto"/>
          <w:sz w:val="24"/>
          <w:szCs w:val="24"/>
          <w:lang w:eastAsia="en-IN"/>
        </w:rPr>
        <w:t>.</w:t>
      </w:r>
      <w:r w:rsidRPr="03ADBAC0" w:rsidR="23B40C89">
        <w:rPr>
          <w:rFonts w:ascii="Cambria" w:hAnsi="Cambria" w:eastAsia="Times New Roman" w:cs="Calibri"/>
          <w:color w:val="auto"/>
          <w:sz w:val="24"/>
          <w:szCs w:val="24"/>
          <w:lang w:val="en-IN" w:eastAsia="en-IN"/>
        </w:rPr>
        <w:t> </w:t>
      </w:r>
    </w:p>
    <w:p w:rsidRPr="00744B07" w:rsidR="00744B07" w:rsidP="03ADBAC0" w:rsidRDefault="00744B07" w14:paraId="7055F60B" w14:textId="7777777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23B40C89">
        <w:rPr>
          <w:rFonts w:ascii="Consolas" w:hAnsi="Consolas" w:eastAsia="Times New Roman" w:cs="Times New Roman"/>
          <w:color w:val="0070C0"/>
          <w:sz w:val="21"/>
          <w:szCs w:val="21"/>
          <w:lang w:eastAsia="en-IN"/>
        </w:rPr>
        <w:t>import </w:t>
      </w:r>
      <w:proofErr w:type="spellStart"/>
      <w:r w:rsidRPr="03ADBAC0" w:rsidR="23B40C89">
        <w:rPr>
          <w:rFonts w:ascii="Consolas" w:hAnsi="Consolas" w:eastAsia="Times New Roman" w:cs="Times New Roman"/>
          <w:color w:val="0070C0"/>
          <w:sz w:val="21"/>
          <w:szCs w:val="21"/>
          <w:lang w:eastAsia="en-IN"/>
        </w:rPr>
        <w:t>CKEditorBase</w:t>
      </w:r>
      <w:proofErr w:type="spellEnd"/>
      <w:r w:rsidRPr="03ADBAC0" w:rsidR="23B40C89">
        <w:rPr>
          <w:rFonts w:ascii="Consolas" w:hAnsi="Consolas" w:eastAsia="Times New Roman" w:cs="Times New Roman"/>
          <w:color w:val="0070C0"/>
          <w:sz w:val="21"/>
          <w:szCs w:val="21"/>
          <w:lang w:eastAsia="en-IN"/>
        </w:rPr>
        <w:t> from </w:t>
      </w:r>
      <w:proofErr w:type="gramStart"/>
      <w:r w:rsidRPr="03ADBAC0" w:rsidR="23B40C89">
        <w:rPr>
          <w:rFonts w:ascii="Consolas" w:hAnsi="Consolas" w:eastAsia="Times New Roman" w:cs="Times New Roman"/>
          <w:color w:val="0070C0"/>
          <w:sz w:val="21"/>
          <w:szCs w:val="21"/>
          <w:lang w:eastAsia="en-IN"/>
        </w:rPr>
        <w:t>'..</w:t>
      </w:r>
      <w:r w:rsidRPr="03ADBAC0" w:rsidR="23B40C89">
        <w:rPr>
          <w:rFonts w:ascii="Consolas" w:hAnsi="Consolas" w:eastAsia="Times New Roman" w:cs="Times New Roman"/>
          <w:color w:val="0070C0"/>
          <w:sz w:val="21"/>
          <w:szCs w:val="21"/>
          <w:lang w:eastAsia="en-IN"/>
        </w:rPr>
        <w:t>/..</w:t>
      </w:r>
      <w:proofErr w:type="gramEnd"/>
      <w:r w:rsidRPr="03ADBAC0" w:rsidR="23B40C89">
        <w:rPr>
          <w:rFonts w:ascii="Consolas" w:hAnsi="Consolas" w:eastAsia="Times New Roman" w:cs="Times New Roman"/>
          <w:color w:val="0070C0"/>
          <w:sz w:val="21"/>
          <w:szCs w:val="21"/>
          <w:lang w:eastAsia="en-IN"/>
        </w:rPr>
        <w:t>/common/editors/ckeditor/</w:t>
      </w:r>
      <w:proofErr w:type="spellStart"/>
      <w:r w:rsidRPr="03ADBAC0" w:rsidR="23B40C89">
        <w:rPr>
          <w:rFonts w:ascii="Consolas" w:hAnsi="Consolas" w:eastAsia="Times New Roman" w:cs="Times New Roman"/>
          <w:color w:val="0070C0"/>
          <w:sz w:val="21"/>
          <w:szCs w:val="21"/>
          <w:lang w:eastAsia="en-IN"/>
        </w:rPr>
        <w:t>CKEditorBase</w:t>
      </w:r>
      <w:proofErr w:type="spellEnd"/>
      <w:r w:rsidRPr="03ADBAC0" w:rsidR="23B40C89">
        <w:rPr>
          <w:rFonts w:ascii="Consolas" w:hAnsi="Consolas" w:eastAsia="Times New Roman" w:cs="Times New Roman"/>
          <w:color w:val="0070C0"/>
          <w:sz w:val="21"/>
          <w:szCs w:val="21"/>
          <w:lang w:eastAsia="en-IN"/>
        </w:rPr>
        <w:t>'; </w:t>
      </w:r>
    </w:p>
    <w:p w:rsidRPr="00744B07" w:rsidR="00744B07" w:rsidP="03ADBAC0" w:rsidRDefault="00744B07" w14:paraId="4E3B6050" w14:textId="51EEF674">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23B40C89">
        <w:rPr>
          <w:rFonts w:ascii="Consolas" w:hAnsi="Consolas" w:eastAsia="Times New Roman" w:cs="Times New Roman"/>
          <w:color w:val="0070C0"/>
          <w:sz w:val="21"/>
          <w:szCs w:val="21"/>
          <w:lang w:eastAsia="en-IN"/>
        </w:rPr>
        <w:t> </w:t>
      </w:r>
      <w:r w:rsidRPr="03ADBAC0" w:rsidR="23B40C89">
        <w:rPr>
          <w:rFonts w:ascii="Consolas" w:hAnsi="Consolas" w:eastAsia="Times New Roman" w:cs="Times New Roman"/>
          <w:color w:val="70AD47" w:themeColor="accent6" w:themeTint="FF" w:themeShade="FF"/>
          <w:sz w:val="21"/>
          <w:szCs w:val="21"/>
          <w:lang w:eastAsia="en-IN"/>
        </w:rPr>
        <w:t>//</w:t>
      </w:r>
      <w:proofErr w:type="spellStart"/>
      <w:r w:rsidRPr="03ADBAC0" w:rsidR="23B40C89">
        <w:rPr>
          <w:rFonts w:ascii="Consolas" w:hAnsi="Consolas" w:eastAsia="Times New Roman" w:cs="Times New Roman"/>
          <w:color w:val="70AD47" w:themeColor="accent6" w:themeTint="FF" w:themeShade="FF"/>
          <w:sz w:val="21"/>
          <w:szCs w:val="21"/>
          <w:lang w:eastAsia="en-IN"/>
        </w:rPr>
        <w:t>CKEditorBase</w:t>
      </w:r>
      <w:proofErr w:type="spellEnd"/>
      <w:r w:rsidRPr="03ADBAC0" w:rsidR="23B40C89">
        <w:rPr>
          <w:rFonts w:ascii="Consolas" w:hAnsi="Consolas" w:eastAsia="Times New Roman" w:cs="Times New Roman"/>
          <w:color w:val="70AD47" w:themeColor="accent6" w:themeTint="FF" w:themeShade="FF"/>
          <w:sz w:val="21"/>
          <w:szCs w:val="21"/>
          <w:lang w:eastAsia="en-IN"/>
        </w:rPr>
        <w:t xml:space="preserve"> will be called by passing all the required parameters </w:t>
      </w:r>
    </w:p>
    <w:p w:rsidRPr="00744B07" w:rsidR="00744B07" w:rsidP="03ADBAC0" w:rsidRDefault="00744B07" w14:paraId="56EAC49D" w14:textId="7777777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23B40C89">
        <w:rPr>
          <w:rFonts w:ascii="Consolas" w:hAnsi="Consolas" w:eastAsia="Times New Roman" w:cs="Times New Roman"/>
          <w:color w:val="0070C0"/>
          <w:sz w:val="21"/>
          <w:szCs w:val="21"/>
          <w:lang w:eastAsia="en-IN"/>
        </w:rPr>
        <w:t>&lt;</w:t>
      </w:r>
      <w:proofErr w:type="spellStart"/>
      <w:r w:rsidRPr="03ADBAC0" w:rsidR="23B40C89">
        <w:rPr>
          <w:rFonts w:ascii="Consolas" w:hAnsi="Consolas" w:eastAsia="Times New Roman" w:cs="Times New Roman"/>
          <w:color w:val="0070C0"/>
          <w:sz w:val="21"/>
          <w:szCs w:val="21"/>
          <w:lang w:eastAsia="en-IN"/>
        </w:rPr>
        <w:t>CKEditorBase</w:t>
      </w:r>
      <w:proofErr w:type="spellEnd"/>
      <w:r w:rsidRPr="03ADBAC0" w:rsidR="23B40C89">
        <w:rPr>
          <w:rFonts w:ascii="Consolas" w:hAnsi="Consolas" w:eastAsia="Times New Roman" w:cs="Times New Roman"/>
          <w:color w:val="0070C0"/>
          <w:sz w:val="21"/>
          <w:szCs w:val="21"/>
          <w:lang w:eastAsia="en-IN"/>
        </w:rPr>
        <w:t> </w:t>
      </w:r>
    </w:p>
    <w:p w:rsidRPr="00744B07" w:rsidR="00744B07" w:rsidP="03ADBAC0" w:rsidRDefault="00744B07" w14:paraId="27D5EF67" w14:textId="7CBCBE2C">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23B40C89">
        <w:rPr>
          <w:rFonts w:ascii="Consolas" w:hAnsi="Consolas" w:eastAsia="Times New Roman" w:cs="Times New Roman"/>
          <w:color w:val="0070C0"/>
          <w:sz w:val="21"/>
          <w:szCs w:val="21"/>
          <w:lang w:eastAsia="en-IN"/>
        </w:rPr>
        <w:t>    data={item.item_json?.stemContent} </w:t>
      </w:r>
    </w:p>
    <w:p w:rsidRPr="00744B07" w:rsidR="00744B07" w:rsidP="03ADBAC0" w:rsidRDefault="00744B07" w14:paraId="554E08C6" w14:textId="238C022F">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23B40C89">
        <w:rPr>
          <w:rFonts w:ascii="Consolas" w:hAnsi="Consolas" w:eastAsia="Times New Roman" w:cs="Times New Roman"/>
          <w:color w:val="0070C0"/>
          <w:sz w:val="21"/>
          <w:szCs w:val="21"/>
          <w:lang w:eastAsia="en-IN"/>
        </w:rPr>
        <w:t xml:space="preserve">    </w:t>
      </w:r>
      <w:proofErr w:type="spellStart"/>
      <w:r w:rsidRPr="03ADBAC0" w:rsidR="23B40C89">
        <w:rPr>
          <w:rFonts w:ascii="Consolas" w:hAnsi="Consolas" w:eastAsia="Times New Roman" w:cs="Times New Roman"/>
          <w:color w:val="0070C0"/>
          <w:sz w:val="21"/>
          <w:szCs w:val="21"/>
          <w:lang w:eastAsia="en-IN"/>
        </w:rPr>
        <w:t>onUpdate</w:t>
      </w:r>
      <w:proofErr w:type="spellEnd"/>
      <w:r w:rsidRPr="03ADBAC0" w:rsidR="23B40C89">
        <w:rPr>
          <w:rFonts w:ascii="Consolas" w:hAnsi="Consolas" w:eastAsia="Times New Roman" w:cs="Times New Roman"/>
          <w:color w:val="0070C0"/>
          <w:sz w:val="21"/>
          <w:szCs w:val="21"/>
          <w:lang w:eastAsia="en-IN"/>
        </w:rPr>
        <w:t>={</w:t>
      </w:r>
      <w:proofErr w:type="spellStart"/>
      <w:r w:rsidRPr="03ADBAC0" w:rsidR="23B40C89">
        <w:rPr>
          <w:rFonts w:ascii="Consolas" w:hAnsi="Consolas" w:eastAsia="Times New Roman" w:cs="Times New Roman"/>
          <w:color w:val="0070C0"/>
          <w:sz w:val="21"/>
          <w:szCs w:val="21"/>
          <w:lang w:eastAsia="en-IN"/>
        </w:rPr>
        <w:t>updateItemJson</w:t>
      </w:r>
      <w:proofErr w:type="spellEnd"/>
      <w:r w:rsidRPr="03ADBAC0" w:rsidR="23B40C89">
        <w:rPr>
          <w:rFonts w:ascii="Consolas" w:hAnsi="Consolas" w:eastAsia="Times New Roman" w:cs="Times New Roman"/>
          <w:color w:val="0070C0"/>
          <w:sz w:val="21"/>
          <w:szCs w:val="21"/>
          <w:lang w:eastAsia="en-IN"/>
        </w:rPr>
        <w:t>} </w:t>
      </w:r>
    </w:p>
    <w:p w:rsidR="00744B07" w:rsidP="03ADBAC0" w:rsidRDefault="00744B07" w14:paraId="5AF9B3CE" w14:textId="7100D2C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23B40C89">
        <w:rPr>
          <w:rFonts w:ascii="Consolas" w:hAnsi="Consolas" w:eastAsia="Times New Roman" w:cs="Times New Roman"/>
          <w:color w:val="0070C0"/>
          <w:sz w:val="21"/>
          <w:szCs w:val="21"/>
          <w:lang w:eastAsia="en-IN"/>
        </w:rPr>
        <w:t xml:space="preserve">    </w:t>
      </w:r>
      <w:proofErr w:type="spellStart"/>
      <w:r w:rsidRPr="03ADBAC0" w:rsidR="23B40C89">
        <w:rPr>
          <w:rFonts w:ascii="Consolas" w:hAnsi="Consolas" w:eastAsia="Times New Roman" w:cs="Times New Roman"/>
          <w:color w:val="0070C0"/>
          <w:sz w:val="21"/>
          <w:szCs w:val="21"/>
          <w:lang w:eastAsia="en-IN"/>
        </w:rPr>
        <w:t>fieldName</w:t>
      </w:r>
      <w:proofErr w:type="spellEnd"/>
      <w:r w:rsidRPr="03ADBAC0" w:rsidR="23B40C89">
        <w:rPr>
          <w:rFonts w:ascii="Consolas" w:hAnsi="Consolas" w:eastAsia="Times New Roman" w:cs="Times New Roman"/>
          <w:color w:val="0070C0"/>
          <w:sz w:val="21"/>
          <w:szCs w:val="21"/>
          <w:lang w:eastAsia="en-IN"/>
        </w:rPr>
        <w:t>={'stemContent'} </w:t>
      </w:r>
    </w:p>
    <w:p w:rsidRPr="00744B07" w:rsidR="006D0B0C" w:rsidP="03ADBAC0" w:rsidRDefault="006D0B0C" w14:paraId="090AAFF6" w14:textId="45E8CF18">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588E9071">
        <w:rPr>
          <w:rFonts w:ascii="Consolas" w:hAnsi="Consolas" w:eastAsia="Times New Roman" w:cs="Times New Roman"/>
          <w:color w:val="0070C0"/>
          <w:sz w:val="21"/>
          <w:szCs w:val="21"/>
          <w:lang w:eastAsia="en-IN"/>
        </w:rPr>
        <w:t xml:space="preserve">    </w:t>
      </w:r>
      <w:r w:rsidRPr="03ADBAC0" w:rsidR="588E9071">
        <w:rPr>
          <w:rFonts w:ascii="Consolas" w:hAnsi="Consolas" w:eastAsia="Times New Roman" w:cs="Times New Roman"/>
          <w:color w:val="0070C0"/>
          <w:sz w:val="21"/>
          <w:szCs w:val="21"/>
          <w:lang w:eastAsia="en-IN"/>
        </w:rPr>
        <w:t>className='content_style' </w:t>
      </w:r>
    </w:p>
    <w:p w:rsidRPr="00744B07" w:rsidR="006D0B0C" w:rsidP="03ADBAC0" w:rsidRDefault="006D0B0C" w14:paraId="7A0D29FC" w14:textId="594B015F">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588E9071">
        <w:rPr>
          <w:rFonts w:ascii="Consolas" w:hAnsi="Consolas" w:eastAsia="Times New Roman" w:cs="Times New Roman"/>
          <w:color w:val="0070C0"/>
          <w:sz w:val="21"/>
          <w:szCs w:val="21"/>
          <w:lang w:eastAsia="en-IN"/>
        </w:rPr>
        <w:t>    placeholder={</w:t>
      </w:r>
      <w:r w:rsidRPr="03ADBAC0" w:rsidR="588E9071">
        <w:rPr>
          <w:rFonts w:ascii="Consolas" w:hAnsi="Consolas" w:eastAsia="Times New Roman" w:cs="Times New Roman"/>
          <w:color w:val="0070C0"/>
          <w:sz w:val="21"/>
          <w:szCs w:val="21"/>
          <w:lang w:eastAsia="en-IN"/>
        </w:rPr>
        <w:t>stemContent</w:t>
      </w:r>
      <w:r w:rsidRPr="03ADBAC0" w:rsidR="588E9071">
        <w:rPr>
          <w:rFonts w:ascii="Consolas" w:hAnsi="Consolas" w:eastAsia="Times New Roman" w:cs="Times New Roman"/>
          <w:color w:val="0070C0"/>
          <w:sz w:val="21"/>
          <w:szCs w:val="21"/>
          <w:lang w:eastAsia="en-IN"/>
        </w:rPr>
        <w:t>Placeholder} </w:t>
      </w:r>
    </w:p>
    <w:p w:rsidR="006D0B0C" w:rsidP="03ADBAC0" w:rsidRDefault="006D0B0C" w14:paraId="66109C89" w14:textId="798E675D">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588E9071">
        <w:rPr>
          <w:rFonts w:ascii="Consolas" w:hAnsi="Consolas" w:eastAsia="Times New Roman" w:cs="Times New Roman"/>
          <w:color w:val="0070C0"/>
          <w:sz w:val="21"/>
          <w:szCs w:val="21"/>
          <w:lang w:eastAsia="en-IN"/>
        </w:rPr>
        <w:t>    dataTestId='</w:t>
      </w:r>
      <w:r w:rsidRPr="03ADBAC0" w:rsidR="588E9071">
        <w:rPr>
          <w:rFonts w:ascii="Consolas" w:hAnsi="Consolas" w:eastAsia="Times New Roman" w:cs="Times New Roman"/>
          <w:color w:val="0070C0"/>
          <w:sz w:val="21"/>
          <w:szCs w:val="21"/>
          <w:lang w:eastAsia="en-IN"/>
        </w:rPr>
        <w:t>stem</w:t>
      </w:r>
      <w:r w:rsidRPr="03ADBAC0" w:rsidR="588E9071">
        <w:rPr>
          <w:rFonts w:ascii="Consolas" w:hAnsi="Consolas" w:eastAsia="Times New Roman" w:cs="Times New Roman"/>
          <w:color w:val="0070C0"/>
          <w:sz w:val="21"/>
          <w:szCs w:val="21"/>
          <w:lang w:eastAsia="en-IN"/>
        </w:rPr>
        <w:t>-content-editor'          </w:t>
      </w:r>
    </w:p>
    <w:p w:rsidR="00744B07" w:rsidP="03ADBAC0" w:rsidRDefault="00744B07" w14:paraId="5020F7EF" w14:textId="15E473A2">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438E5976" w:rsidR="23B40C89">
        <w:rPr>
          <w:rFonts w:ascii="Consolas" w:hAnsi="Consolas" w:eastAsia="Times New Roman" w:cs="Times New Roman"/>
          <w:color w:val="0070C0"/>
          <w:sz w:val="21"/>
          <w:szCs w:val="21"/>
          <w:lang w:eastAsia="en-IN"/>
        </w:rPr>
        <w:t xml:space="preserve">    </w:t>
      </w:r>
      <w:r w:rsidRPr="438E5976" w:rsidR="23B40C89">
        <w:rPr>
          <w:rFonts w:ascii="Consolas" w:hAnsi="Consolas" w:eastAsia="Times New Roman" w:cs="Times New Roman"/>
          <w:color w:val="0070C0"/>
          <w:sz w:val="21"/>
          <w:szCs w:val="21"/>
          <w:lang w:eastAsia="en-IN"/>
        </w:rPr>
        <w:t>config</w:t>
      </w:r>
      <w:proofErr w:type="gramStart"/>
      <w:r w:rsidRPr="438E5976" w:rsidR="23B40C89">
        <w:rPr>
          <w:rFonts w:ascii="Consolas" w:hAnsi="Consolas" w:eastAsia="Times New Roman" w:cs="Times New Roman"/>
          <w:color w:val="0070C0"/>
          <w:sz w:val="21"/>
          <w:szCs w:val="21"/>
          <w:lang w:eastAsia="en-IN"/>
        </w:rPr>
        <w:t>={</w:t>
      </w:r>
      <w:proofErr w:type="gramEnd"/>
      <w:r w:rsidRPr="438E5976" w:rsidR="23B40C89">
        <w:rPr>
          <w:rFonts w:ascii="Consolas" w:hAnsi="Consolas" w:eastAsia="Times New Roman" w:cs="Times New Roman"/>
          <w:color w:val="0070C0"/>
          <w:sz w:val="21"/>
          <w:szCs w:val="21"/>
          <w:lang w:eastAsia="en-IN"/>
        </w:rPr>
        <w:t xml:space="preserve">{  </w:t>
      </w:r>
      <w:proofErr w:type="spellStart"/>
      <w:r w:rsidRPr="438E5976" w:rsidR="23B40C89">
        <w:rPr>
          <w:rFonts w:ascii="Consolas" w:hAnsi="Consolas" w:eastAsia="Times New Roman" w:cs="Times New Roman"/>
          <w:color w:val="0070C0"/>
          <w:sz w:val="21"/>
          <w:szCs w:val="21"/>
          <w:lang w:eastAsia="en-IN"/>
        </w:rPr>
        <w:t>extraPlugins</w:t>
      </w:r>
      <w:proofErr w:type="spellEnd"/>
      <w:r w:rsidRPr="438E5976" w:rsidR="23B40C89">
        <w:rPr>
          <w:rFonts w:ascii="Consolas" w:hAnsi="Consolas" w:eastAsia="Times New Roman" w:cs="Times New Roman"/>
          <w:color w:val="0070C0"/>
          <w:sz w:val="21"/>
          <w:szCs w:val="21"/>
          <w:lang w:eastAsia="en-IN"/>
        </w:rPr>
        <w:t>: "</w:t>
      </w:r>
      <w:r w:rsidRPr="438E5976" w:rsidR="23B40C89">
        <w:rPr>
          <w:rFonts w:ascii="Consolas" w:hAnsi="Consolas" w:eastAsia="Times New Roman" w:cs="Times New Roman"/>
          <w:color w:val="0070C0"/>
          <w:sz w:val="21"/>
          <w:szCs w:val="21"/>
          <w:lang w:eastAsia="en-IN"/>
        </w:rPr>
        <w:t>i</w:t>
      </w:r>
      <w:r w:rsidRPr="438E5976" w:rsidR="668FF7C5">
        <w:rPr>
          <w:rFonts w:ascii="Consolas" w:hAnsi="Consolas" w:eastAsia="Times New Roman" w:cs="Times New Roman"/>
          <w:color w:val="0070C0"/>
          <w:sz w:val="21"/>
          <w:szCs w:val="21"/>
          <w:lang w:eastAsia="en-IN"/>
        </w:rPr>
        <w:t>nsert</w:t>
      </w:r>
      <w:r w:rsidRPr="438E5976" w:rsidR="033E3D6D">
        <w:rPr>
          <w:rFonts w:ascii="Consolas" w:hAnsi="Consolas" w:eastAsia="Times New Roman" w:cs="Times New Roman"/>
          <w:color w:val="0070C0"/>
          <w:sz w:val="21"/>
          <w:szCs w:val="21"/>
          <w:lang w:eastAsia="en-IN"/>
        </w:rPr>
        <w:t>R</w:t>
      </w:r>
      <w:r w:rsidRPr="438E5976" w:rsidR="23B40C89">
        <w:rPr>
          <w:rFonts w:ascii="Consolas" w:hAnsi="Consolas" w:eastAsia="Times New Roman" w:cs="Times New Roman"/>
          <w:color w:val="0070C0"/>
          <w:sz w:val="21"/>
          <w:szCs w:val="21"/>
          <w:lang w:eastAsia="en-IN"/>
        </w:rPr>
        <w:t>esponse</w:t>
      </w:r>
      <w:r w:rsidRPr="438E5976" w:rsidR="23B40C89">
        <w:rPr>
          <w:rFonts w:ascii="Consolas" w:hAnsi="Consolas" w:eastAsia="Times New Roman" w:cs="Times New Roman"/>
          <w:color w:val="0070C0"/>
          <w:sz w:val="21"/>
          <w:szCs w:val="21"/>
          <w:lang w:eastAsia="en-IN"/>
        </w:rPr>
        <w:t>" }}</w:t>
      </w:r>
    </w:p>
    <w:p w:rsidRPr="00744B07" w:rsidR="006D0B0C" w:rsidP="03ADBAC0" w:rsidRDefault="006D0B0C" w14:paraId="26D928DD" w14:textId="77AD1818">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588E9071">
        <w:rPr>
          <w:rFonts w:ascii="Consolas" w:hAnsi="Consolas" w:eastAsia="Times New Roman" w:cs="Times New Roman"/>
          <w:color w:val="0070C0"/>
          <w:sz w:val="21"/>
          <w:szCs w:val="21"/>
          <w:lang w:eastAsia="en-IN"/>
        </w:rPr>
        <w:t xml:space="preserve">    </w:t>
      </w:r>
      <w:r w:rsidRPr="03ADBAC0" w:rsidR="588E9071">
        <w:rPr>
          <w:rFonts w:ascii="Consolas" w:hAnsi="Consolas" w:eastAsia="Times New Roman" w:cs="Times New Roman"/>
          <w:color w:val="0070C0"/>
          <w:sz w:val="21"/>
          <w:szCs w:val="21"/>
          <w:lang w:eastAsia="en-IN"/>
        </w:rPr>
        <w:t>{...props} </w:t>
      </w:r>
    </w:p>
    <w:p w:rsidRPr="00744B07" w:rsidR="00744B07" w:rsidP="03ADBAC0" w:rsidRDefault="00744B07" w14:paraId="1BB1F8C8" w14:textId="582C8F1D">
      <w:pPr>
        <w:pStyle w:val="Normal"/>
        <w:bidi w:val="0"/>
        <w:spacing w:beforeAutospacing="on" w:afterAutospacing="on" w:line="360" w:lineRule="auto"/>
        <w:ind w:left="2880" w:right="0"/>
        <w:jc w:val="both"/>
        <w:rPr>
          <w:rFonts w:ascii="Times New Roman" w:hAnsi="Times New Roman" w:eastAsia="Times New Roman" w:cs="Times New Roman"/>
          <w:sz w:val="24"/>
          <w:szCs w:val="24"/>
          <w:lang w:eastAsia="en-IN"/>
        </w:rPr>
      </w:pPr>
      <w:r w:rsidRPr="03ADBAC0" w:rsidR="23B40C89">
        <w:rPr>
          <w:rFonts w:ascii="Consolas" w:hAnsi="Consolas" w:eastAsia="Times New Roman" w:cs="Times New Roman"/>
          <w:color w:val="0070C0"/>
          <w:sz w:val="21"/>
          <w:szCs w:val="21"/>
          <w:lang w:eastAsia="en-IN"/>
        </w:rPr>
        <w:t>/&gt; </w:t>
      </w:r>
    </w:p>
    <w:p w:rsidRPr="00B05FF4" w:rsidR="00744B07" w:rsidP="438E5976" w:rsidRDefault="00744B07" w14:paraId="0805AA0E" w14:textId="577199FB">
      <w:pPr>
        <w:spacing w:before="100" w:beforeAutospacing="on" w:after="100" w:afterAutospacing="on" w:line="240" w:lineRule="auto"/>
        <w:ind w:left="1440"/>
        <w:textAlignment w:val="baseline"/>
        <w:rPr>
          <w:color w:val="auto"/>
          <w:sz w:val="24"/>
          <w:szCs w:val="24"/>
        </w:rPr>
      </w:pPr>
      <w:r w:rsidRPr="438E5976" w:rsidR="00744B07">
        <w:rPr>
          <w:rFonts w:ascii="Cambria" w:hAnsi="Cambria" w:eastAsia="Times New Roman" w:cs="Times New Roman"/>
          <w:sz w:val="24"/>
          <w:szCs w:val="24"/>
          <w:lang w:eastAsia="en-IN"/>
        </w:rPr>
        <w:t> </w:t>
      </w:r>
    </w:p>
    <w:p w:rsidR="654D992D" w:rsidP="438E5976" w:rsidRDefault="654D992D" w14:paraId="6E197B1E" w14:textId="45997B28">
      <w:pPr>
        <w:pStyle w:val="ListParagraph"/>
        <w:numPr>
          <w:ilvl w:val="2"/>
          <w:numId w:val="28"/>
        </w:numPr>
        <w:bidi w:val="0"/>
        <w:spacing w:before="0" w:beforeAutospacing="off" w:after="0" w:afterAutospacing="off" w:line="360" w:lineRule="auto"/>
        <w:ind w:left="2160" w:right="0" w:hanging="360"/>
        <w:jc w:val="both"/>
        <w:rPr>
          <w:rFonts w:ascii="Cambria" w:hAnsi="Cambria" w:eastAsia="Cambria" w:cs="Cambria"/>
          <w:b w:val="0"/>
          <w:bCs w:val="0"/>
          <w:i w:val="0"/>
          <w:iCs w:val="0"/>
          <w:noProof w:val="0"/>
          <w:color w:val="000000" w:themeColor="text1" w:themeTint="FF" w:themeShade="FF"/>
          <w:sz w:val="24"/>
          <w:szCs w:val="24"/>
          <w:lang w:val="en-US"/>
        </w:rPr>
      </w:pPr>
      <w:r w:rsidRPr="438E5976" w:rsidR="654D992D">
        <w:rPr>
          <w:rFonts w:ascii="Cambria" w:hAnsi="Cambria" w:eastAsia="Cambria" w:cs="Cambria"/>
          <w:noProof w:val="0"/>
          <w:sz w:val="24"/>
          <w:szCs w:val="24"/>
          <w:lang w:val="en-US"/>
        </w:rPr>
        <w:t>CKEditor plugin will be created and used for ‘</w:t>
      </w:r>
      <w:r w:rsidRPr="438E5976" w:rsidR="38571120">
        <w:rPr>
          <w:rFonts w:ascii="Cambria" w:hAnsi="Cambria" w:eastAsia="Cambria" w:cs="Cambria"/>
          <w:noProof w:val="0"/>
          <w:sz w:val="24"/>
          <w:szCs w:val="24"/>
          <w:lang w:val="en-US"/>
        </w:rPr>
        <w:t>Insert</w:t>
      </w:r>
      <w:r w:rsidRPr="438E5976" w:rsidR="654D992D">
        <w:rPr>
          <w:rFonts w:ascii="Cambria" w:hAnsi="Cambria" w:eastAsia="Cambria" w:cs="Cambria"/>
          <w:noProof w:val="0"/>
          <w:sz w:val="24"/>
          <w:szCs w:val="24"/>
          <w:lang w:val="en-US"/>
        </w:rPr>
        <w:t xml:space="preserve"> Response’ when manual selection</w:t>
      </w:r>
      <w:r w:rsidRPr="438E5976" w:rsidR="6AB2FBAB">
        <w:rPr>
          <w:rFonts w:ascii="Cambria" w:hAnsi="Cambria" w:eastAsia="Cambria" w:cs="Cambria"/>
          <w:noProof w:val="0"/>
          <w:sz w:val="24"/>
          <w:szCs w:val="24"/>
          <w:lang w:val="en-US"/>
        </w:rPr>
        <w:t xml:space="preserve"> – Correct response</w:t>
      </w:r>
      <w:r w:rsidRPr="438E5976" w:rsidR="654D992D">
        <w:rPr>
          <w:rFonts w:ascii="Cambria" w:hAnsi="Cambria" w:eastAsia="Cambria" w:cs="Cambria"/>
          <w:noProof w:val="0"/>
          <w:sz w:val="24"/>
          <w:szCs w:val="24"/>
          <w:lang w:val="en-US"/>
        </w:rPr>
        <w:t xml:space="preserve"> is </w:t>
      </w:r>
      <w:r w:rsidRPr="438E5976" w:rsidR="5E6B1B2B">
        <w:rPr>
          <w:rFonts w:ascii="Cambria" w:hAnsi="Cambria" w:eastAsia="Cambria" w:cs="Cambria"/>
          <w:noProof w:val="0"/>
          <w:sz w:val="24"/>
          <w:szCs w:val="24"/>
          <w:lang w:val="en-US"/>
        </w:rPr>
        <w:t xml:space="preserve"> selected </w:t>
      </w:r>
      <w:r w:rsidRPr="438E5976" w:rsidR="539102EF">
        <w:rPr>
          <w:rFonts w:ascii="Cambria" w:hAnsi="Cambria" w:eastAsia="Cambria" w:cs="Cambria"/>
          <w:noProof w:val="0"/>
          <w:sz w:val="24"/>
          <w:szCs w:val="24"/>
          <w:lang w:val="en-US"/>
        </w:rPr>
        <w:t>from the stem content</w:t>
      </w:r>
      <w:r w:rsidRPr="438E5976" w:rsidR="654D992D">
        <w:rPr>
          <w:rFonts w:ascii="Cambria" w:hAnsi="Cambria" w:eastAsia="Cambria" w:cs="Cambria"/>
          <w:noProof w:val="0"/>
          <w:sz w:val="24"/>
          <w:szCs w:val="24"/>
          <w:lang w:val="en-US"/>
        </w:rPr>
        <w:t>.</w:t>
      </w:r>
    </w:p>
    <w:p w:rsidR="654D992D" w:rsidP="438E5976" w:rsidRDefault="654D992D" w14:paraId="78319C20" w14:textId="5EFFF7A5">
      <w:pPr>
        <w:pStyle w:val="ListParagraph"/>
        <w:numPr>
          <w:ilvl w:val="2"/>
          <w:numId w:val="28"/>
        </w:numPr>
        <w:bidi w:val="0"/>
        <w:spacing w:before="0" w:beforeAutospacing="off" w:after="0" w:afterAutospacing="off" w:line="360" w:lineRule="auto"/>
        <w:ind w:left="2160" w:right="0" w:hanging="360"/>
        <w:jc w:val="both"/>
        <w:rPr>
          <w:rFonts w:ascii="Cambria" w:hAnsi="Cambria" w:eastAsia="Cambria" w:cs="Cambria"/>
          <w:b w:val="0"/>
          <w:bCs w:val="0"/>
          <w:i w:val="0"/>
          <w:iCs w:val="0"/>
          <w:noProof w:val="0"/>
          <w:color w:val="000000" w:themeColor="text1" w:themeTint="FF" w:themeShade="FF"/>
          <w:sz w:val="24"/>
          <w:szCs w:val="24"/>
          <w:lang w:val="en-US"/>
        </w:rPr>
      </w:pPr>
      <w:r w:rsidRPr="438E5976" w:rsidR="654D992D">
        <w:rPr>
          <w:rFonts w:ascii="Cambria" w:hAnsi="Cambria" w:eastAsia="Cambria" w:cs="Cambria"/>
          <w:noProof w:val="0"/>
          <w:sz w:val="24"/>
          <w:szCs w:val="24"/>
          <w:lang w:val="en-US"/>
        </w:rPr>
        <w:t xml:space="preserve">CKEditor plugging - </w:t>
      </w:r>
      <w:r w:rsidRPr="438E5976" w:rsidR="1559E2DE">
        <w:rPr>
          <w:rFonts w:ascii="Cambria" w:hAnsi="Cambria" w:eastAsia="Cambria" w:cs="Cambria"/>
          <w:noProof w:val="0"/>
          <w:sz w:val="24"/>
          <w:szCs w:val="24"/>
          <w:lang w:val="en-US"/>
        </w:rPr>
        <w:t>i</w:t>
      </w:r>
      <w:r w:rsidRPr="438E5976" w:rsidR="776ABEFB">
        <w:rPr>
          <w:rFonts w:ascii="Cambria" w:hAnsi="Cambria" w:eastAsia="Cambria" w:cs="Cambria"/>
          <w:noProof w:val="0"/>
          <w:sz w:val="24"/>
          <w:szCs w:val="24"/>
          <w:lang w:val="en-US"/>
        </w:rPr>
        <w:t>nsertResponse</w:t>
      </w:r>
      <w:r w:rsidRPr="438E5976" w:rsidR="654D992D">
        <w:rPr>
          <w:rFonts w:ascii="Cambria" w:hAnsi="Cambria" w:eastAsia="Cambria" w:cs="Cambria"/>
          <w:noProof w:val="0"/>
          <w:sz w:val="24"/>
          <w:szCs w:val="24"/>
          <w:lang w:val="en-US"/>
        </w:rPr>
        <w:t>(It should work like the ‘Bold’ plugin, when it is enabled all the selection should be highlighted</w:t>
      </w:r>
      <w:r w:rsidRPr="438E5976" w:rsidR="2957E0DD">
        <w:rPr>
          <w:rFonts w:ascii="Cambria" w:hAnsi="Cambria" w:eastAsia="Cambria" w:cs="Cambria"/>
          <w:noProof w:val="0"/>
          <w:sz w:val="24"/>
          <w:szCs w:val="24"/>
          <w:lang w:val="en-US"/>
        </w:rPr>
        <w:t xml:space="preserve"> with background color and box with border will be created for the </w:t>
      </w:r>
      <w:r w:rsidRPr="438E5976" w:rsidR="23E44545">
        <w:rPr>
          <w:rFonts w:ascii="Cambria" w:hAnsi="Cambria" w:eastAsia="Cambria" w:cs="Cambria"/>
          <w:noProof w:val="0"/>
          <w:sz w:val="24"/>
          <w:szCs w:val="24"/>
          <w:lang w:val="en-US"/>
        </w:rPr>
        <w:t>correct response</w:t>
      </w:r>
      <w:r w:rsidRPr="438E5976" w:rsidR="654D992D">
        <w:rPr>
          <w:rFonts w:ascii="Cambria" w:hAnsi="Cambria" w:eastAsia="Cambria" w:cs="Cambria"/>
          <w:noProof w:val="0"/>
          <w:sz w:val="24"/>
          <w:szCs w:val="24"/>
          <w:lang w:val="en-US"/>
        </w:rPr>
        <w:t>)</w:t>
      </w:r>
      <w:r w:rsidRPr="438E5976" w:rsidR="056209D6">
        <w:rPr>
          <w:rFonts w:ascii="Cambria" w:hAnsi="Cambria" w:eastAsia="Cambria" w:cs="Cambria"/>
          <w:noProof w:val="0"/>
          <w:sz w:val="24"/>
          <w:szCs w:val="24"/>
          <w:lang w:val="en-US"/>
        </w:rPr>
        <w:t>.</w:t>
      </w:r>
    </w:p>
    <w:p w:rsidRPr="002F7750" w:rsidR="4FC20444" w:rsidP="00D97825" w:rsidRDefault="00D97825" w14:paraId="6F79A23F" w14:textId="62CC1759">
      <w:pPr>
        <w:pStyle w:val="ListParagraph"/>
        <w:numPr>
          <w:ilvl w:val="2"/>
          <w:numId w:val="5"/>
        </w:numPr>
        <w:spacing w:line="360" w:lineRule="auto"/>
        <w:ind w:left="2160"/>
        <w:jc w:val="both"/>
        <w:rPr>
          <w:rFonts w:ascii="Cambria" w:hAnsi="Cambria" w:eastAsia="Cambria" w:cs="Cambria"/>
          <w:color w:val="000000" w:themeColor="text1"/>
          <w:sz w:val="24"/>
          <w:szCs w:val="24"/>
        </w:rPr>
      </w:pPr>
      <w:r w:rsidRPr="00444D45">
        <w:rPr>
          <w:rFonts w:ascii="Cambria" w:hAnsi="Cambria" w:eastAsia="Cambria" w:cs="Cambria"/>
          <w:sz w:val="24"/>
          <w:szCs w:val="24"/>
        </w:rPr>
        <w:t xml:space="preserve">Subcomponent for </w:t>
      </w:r>
      <w:r>
        <w:rPr>
          <w:rFonts w:ascii="Cambria" w:hAnsi="Cambria" w:eastAsia="Cambria" w:cs="Cambria"/>
          <w:sz w:val="24"/>
          <w:szCs w:val="24"/>
        </w:rPr>
        <w:t xml:space="preserve">TagInput grid </w:t>
      </w:r>
      <w:r w:rsidRPr="00444D45">
        <w:rPr>
          <w:rFonts w:ascii="Cambria" w:hAnsi="Cambria" w:eastAsia="Cambria" w:cs="Cambria"/>
          <w:sz w:val="24"/>
          <w:szCs w:val="24"/>
        </w:rPr>
        <w:t>will be created and commonly used for</w:t>
      </w:r>
      <w:r w:rsidRPr="154AEB93" w:rsidR="4FC20444">
        <w:rPr>
          <w:rFonts w:ascii="Cambria" w:hAnsi="Cambria" w:eastAsia="Cambria" w:cs="Cambria"/>
          <w:sz w:val="24"/>
          <w:szCs w:val="24"/>
        </w:rPr>
        <w:t xml:space="preserve"> rendering the</w:t>
      </w:r>
      <w:r w:rsidR="00C50D6A">
        <w:rPr>
          <w:rFonts w:ascii="Cambria" w:hAnsi="Cambria" w:eastAsia="Cambria" w:cs="Cambria"/>
          <w:sz w:val="24"/>
          <w:szCs w:val="24"/>
        </w:rPr>
        <w:t xml:space="preserve"> Drop-down options </w:t>
      </w:r>
      <w:r>
        <w:rPr>
          <w:rFonts w:ascii="Cambria" w:hAnsi="Cambria" w:eastAsia="Cambria" w:cs="Cambria"/>
          <w:sz w:val="24"/>
          <w:szCs w:val="24"/>
        </w:rPr>
        <w:t xml:space="preserve">in Drop-down item </w:t>
      </w:r>
      <w:r w:rsidR="00C50D6A">
        <w:rPr>
          <w:rFonts w:ascii="Cambria" w:hAnsi="Cambria" w:eastAsia="Cambria" w:cs="Cambria"/>
          <w:sz w:val="24"/>
          <w:szCs w:val="24"/>
        </w:rPr>
        <w:t>and Acceptable values</w:t>
      </w:r>
      <w:r>
        <w:rPr>
          <w:rFonts w:ascii="Cambria" w:hAnsi="Cambria" w:eastAsia="Cambria" w:cs="Cambria"/>
          <w:sz w:val="24"/>
          <w:szCs w:val="24"/>
        </w:rPr>
        <w:t xml:space="preserve"> in Constructed Response item</w:t>
      </w:r>
      <w:bookmarkStart w:name="_GoBack" w:id="12"/>
      <w:bookmarkEnd w:id="12"/>
      <w:r w:rsidRPr="154AEB93" w:rsidR="4FC20444">
        <w:rPr>
          <w:rFonts w:ascii="Cambria" w:hAnsi="Cambria" w:eastAsia="Cambria" w:cs="Cambria"/>
          <w:sz w:val="24"/>
          <w:szCs w:val="24"/>
        </w:rPr>
        <w:t>.</w:t>
      </w:r>
    </w:p>
    <w:p w:rsidRPr="00D97825" w:rsidR="00D97825" w:rsidP="438E5976" w:rsidRDefault="00D97825" w14:paraId="4F42AD3F" w14:textId="2ED51313">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438E5976" w:rsidR="26520DA6">
        <w:rPr>
          <w:rFonts w:ascii="Consolas" w:hAnsi="Consolas" w:eastAsia="Times New Roman" w:cs="Times New Roman"/>
          <w:color w:val="0070C0"/>
          <w:sz w:val="21"/>
          <w:szCs w:val="21"/>
          <w:lang w:eastAsia="en-IN"/>
        </w:rPr>
        <w:t xml:space="preserve">  </w:t>
      </w:r>
      <w:r w:rsidRPr="438E5976" w:rsidR="028B9C38">
        <w:rPr>
          <w:rFonts w:ascii="Consolas" w:hAnsi="Consolas" w:eastAsia="Times New Roman" w:cs="Times New Roman"/>
          <w:color w:val="0070C0"/>
          <w:sz w:val="21"/>
          <w:szCs w:val="21"/>
          <w:lang w:eastAsia="en-IN"/>
        </w:rPr>
        <w:t>import </w:t>
      </w:r>
      <w:proofErr w:type="spellStart"/>
      <w:r w:rsidRPr="438E5976" w:rsidR="028B9C38">
        <w:rPr>
          <w:rFonts w:ascii="Consolas" w:hAnsi="Consolas" w:eastAsia="Times New Roman" w:cs="Times New Roman"/>
          <w:color w:val="0070C0"/>
          <w:sz w:val="21"/>
          <w:szCs w:val="21"/>
          <w:lang w:eastAsia="en-IN"/>
        </w:rPr>
        <w:t>TagInput</w:t>
      </w:r>
      <w:proofErr w:type="spellEnd"/>
      <w:r w:rsidRPr="438E5976" w:rsidR="028B9C38">
        <w:rPr>
          <w:rFonts w:ascii="Consolas" w:hAnsi="Consolas" w:eastAsia="Times New Roman" w:cs="Times New Roman"/>
          <w:color w:val="0070C0"/>
          <w:sz w:val="21"/>
          <w:szCs w:val="21"/>
          <w:lang w:eastAsia="en-IN"/>
        </w:rPr>
        <w:t xml:space="preserve"> from </w:t>
      </w:r>
      <w:proofErr w:type="gramStart"/>
      <w:r w:rsidRPr="438E5976" w:rsidR="028B9C38">
        <w:rPr>
          <w:rFonts w:ascii="Consolas" w:hAnsi="Consolas" w:eastAsia="Times New Roman" w:cs="Times New Roman"/>
          <w:color w:val="0070C0"/>
          <w:sz w:val="21"/>
          <w:szCs w:val="21"/>
          <w:lang w:eastAsia="en-IN"/>
        </w:rPr>
        <w:t>'./</w:t>
      </w:r>
      <w:proofErr w:type="gramEnd"/>
      <w:r w:rsidRPr="438E5976" w:rsidR="028B9C38">
        <w:rPr>
          <w:rFonts w:ascii="Consolas" w:hAnsi="Consolas" w:eastAsia="Times New Roman" w:cs="Times New Roman"/>
          <w:color w:val="0070C0"/>
          <w:sz w:val="21"/>
          <w:szCs w:val="21"/>
          <w:lang w:eastAsia="en-IN"/>
        </w:rPr>
        <w:t xml:space="preserve"> </w:t>
      </w:r>
      <w:proofErr w:type="spellStart"/>
      <w:r w:rsidRPr="438E5976" w:rsidR="028B9C38">
        <w:rPr>
          <w:rFonts w:ascii="Consolas" w:hAnsi="Consolas" w:eastAsia="Times New Roman" w:cs="Times New Roman"/>
          <w:color w:val="0070C0"/>
          <w:sz w:val="21"/>
          <w:szCs w:val="21"/>
          <w:lang w:eastAsia="en-IN"/>
        </w:rPr>
        <w:t>TagInput</w:t>
      </w:r>
      <w:proofErr w:type="spellEnd"/>
      <w:r w:rsidRPr="438E5976" w:rsidR="028B9C38">
        <w:rPr>
          <w:rFonts w:ascii="Consolas" w:hAnsi="Consolas" w:eastAsia="Times New Roman" w:cs="Times New Roman"/>
          <w:color w:val="0070C0"/>
          <w:sz w:val="21"/>
          <w:szCs w:val="21"/>
          <w:lang w:eastAsia="en-IN"/>
        </w:rPr>
        <w:t>; </w:t>
      </w:r>
    </w:p>
    <w:p w:rsidRPr="00D97825" w:rsidR="00D97825" w:rsidP="438E5976" w:rsidRDefault="00D97825" w14:paraId="4BFD3C87" w14:textId="37A2EC24">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438E5976" w:rsidR="178B8E7A">
        <w:rPr>
          <w:rFonts w:ascii="Consolas" w:hAnsi="Consolas" w:eastAsia="Times New Roman" w:cs="Times New Roman"/>
          <w:color w:val="0070C0"/>
          <w:sz w:val="21"/>
          <w:szCs w:val="21"/>
          <w:lang w:eastAsia="en-IN"/>
        </w:rPr>
        <w:t xml:space="preserve">  </w:t>
      </w:r>
      <w:r w:rsidRPr="438E5976" w:rsidR="028B9C38">
        <w:rPr>
          <w:rFonts w:ascii="Consolas" w:hAnsi="Consolas" w:eastAsia="Times New Roman" w:cs="Times New Roman"/>
          <w:color w:val="6FAC47"/>
          <w:sz w:val="21"/>
          <w:szCs w:val="21"/>
          <w:lang w:eastAsia="en-IN"/>
        </w:rPr>
        <w:t>//</w:t>
      </w:r>
      <w:proofErr w:type="spellStart"/>
      <w:r w:rsidRPr="438E5976" w:rsidR="028B9C38">
        <w:rPr>
          <w:rFonts w:ascii="Consolas" w:hAnsi="Consolas" w:eastAsia="Times New Roman" w:cs="Times New Roman"/>
          <w:color w:val="6FAC47"/>
          <w:sz w:val="21"/>
          <w:szCs w:val="21"/>
          <w:lang w:eastAsia="en-IN"/>
        </w:rPr>
        <w:t>TagInput</w:t>
      </w:r>
      <w:proofErr w:type="spellEnd"/>
      <w:r w:rsidRPr="438E5976" w:rsidR="028B9C38">
        <w:rPr>
          <w:rFonts w:ascii="Consolas" w:hAnsi="Consolas" w:eastAsia="Times New Roman" w:cs="Times New Roman"/>
          <w:color w:val="6FAC47"/>
          <w:sz w:val="21"/>
          <w:szCs w:val="21"/>
          <w:lang w:eastAsia="en-IN"/>
        </w:rPr>
        <w:t xml:space="preserve"> </w:t>
      </w:r>
      <w:r w:rsidRPr="438E5976" w:rsidR="028B9C38">
        <w:rPr>
          <w:rFonts w:ascii="Consolas" w:hAnsi="Consolas" w:eastAsia="Times New Roman" w:cs="Times New Roman"/>
          <w:color w:val="6FAC47"/>
          <w:sz w:val="21"/>
          <w:szCs w:val="21"/>
          <w:lang w:eastAsia="en-IN"/>
        </w:rPr>
        <w:t>will be called by passing all the required parameters </w:t>
      </w:r>
    </w:p>
    <w:p w:rsidRPr="002F7750" w:rsidR="002F7750" w:rsidP="438E5976" w:rsidRDefault="00D97825" w14:paraId="74523A98" w14:textId="51320365">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438E5976" w:rsidR="364BA53B">
        <w:rPr>
          <w:rFonts w:ascii="Consolas" w:hAnsi="Consolas" w:eastAsia="Times New Roman" w:cs="Times New Roman"/>
          <w:color w:val="0070C0"/>
          <w:sz w:val="21"/>
          <w:szCs w:val="21"/>
          <w:lang w:eastAsia="en-IN"/>
        </w:rPr>
        <w:t xml:space="preserve">  </w:t>
      </w:r>
      <w:r w:rsidRPr="438E5976" w:rsidR="028B9C38">
        <w:rPr>
          <w:rFonts w:ascii="Consolas" w:hAnsi="Consolas" w:eastAsia="Times New Roman" w:cs="Times New Roman"/>
          <w:color w:val="0070C0"/>
          <w:sz w:val="21"/>
          <w:szCs w:val="21"/>
          <w:lang w:eastAsia="en-IN"/>
        </w:rPr>
        <w:t>&lt;</w:t>
      </w:r>
      <w:proofErr w:type="spellStart"/>
      <w:r w:rsidRPr="438E5976" w:rsidR="028B9C38">
        <w:rPr>
          <w:rFonts w:ascii="Consolas" w:hAnsi="Consolas" w:eastAsia="Times New Roman" w:cs="Times New Roman"/>
          <w:color w:val="0070C0"/>
          <w:sz w:val="21"/>
          <w:szCs w:val="21"/>
          <w:lang w:eastAsia="en-IN"/>
        </w:rPr>
        <w:t>TagInput</w:t>
      </w:r>
      <w:proofErr w:type="spellEnd"/>
    </w:p>
    <w:p w:rsidR="002F7750" w:rsidP="438E5976" w:rsidRDefault="002F7750" w14:paraId="2D1F1C4D" w14:textId="289AFD92">
      <w:pPr>
        <w:pStyle w:val="Normal"/>
        <w:bidi w:val="0"/>
        <w:spacing w:beforeAutospacing="on" w:afterAutospacing="on" w:line="360" w:lineRule="auto"/>
        <w:ind w:left="3600" w:right="0"/>
        <w:jc w:val="both"/>
        <w:rPr>
          <w:rFonts w:ascii="Consolas" w:hAnsi="Consolas" w:eastAsia="Times New Roman" w:cs="Times New Roman"/>
          <w:color w:val="0070C0"/>
          <w:sz w:val="21"/>
          <w:szCs w:val="21"/>
          <w:lang w:eastAsia="en-IN"/>
        </w:rPr>
      </w:pPr>
      <w:r w:rsidRPr="438E5976" w:rsidR="6649EA95">
        <w:rPr>
          <w:rFonts w:ascii="Consolas" w:hAnsi="Consolas" w:eastAsia="Times New Roman" w:cs="Times New Roman"/>
          <w:color w:val="0070C0"/>
          <w:sz w:val="21"/>
          <w:szCs w:val="21"/>
          <w:lang w:eastAsia="en-IN"/>
        </w:rPr>
        <w:t>heading</w:t>
      </w:r>
      <w:r w:rsidRPr="438E5976" w:rsidR="3229F74F">
        <w:rPr>
          <w:rFonts w:ascii="Consolas" w:hAnsi="Consolas" w:eastAsia="Times New Roman" w:cs="Times New Roman"/>
          <w:color w:val="0070C0"/>
          <w:sz w:val="21"/>
          <w:szCs w:val="21"/>
          <w:lang w:eastAsia="en-IN"/>
        </w:rPr>
        <w:t>= {</w:t>
      </w:r>
      <w:r w:rsidRPr="438E5976" w:rsidR="6649EA95">
        <w:rPr>
          <w:rFonts w:ascii="Consolas" w:hAnsi="Consolas" w:eastAsia="Times New Roman" w:cs="Times New Roman"/>
          <w:color w:val="0070C0"/>
          <w:sz w:val="21"/>
          <w:szCs w:val="21"/>
          <w:lang w:eastAsia="en-IN"/>
        </w:rPr>
        <w:t>}</w:t>
      </w:r>
    </w:p>
    <w:p w:rsidRPr="002F7750" w:rsidR="002F7750" w:rsidP="438E5976" w:rsidRDefault="002F7750" w14:paraId="6F69689D" w14:textId="2488B2AC">
      <w:pPr>
        <w:pStyle w:val="Normal"/>
        <w:bidi w:val="0"/>
        <w:spacing w:beforeAutospacing="on" w:afterAutospacing="on" w:line="360" w:lineRule="auto"/>
        <w:ind w:left="3600" w:right="0"/>
        <w:jc w:val="both"/>
        <w:rPr>
          <w:rFonts w:ascii="Consolas" w:hAnsi="Consolas" w:eastAsia="Times New Roman" w:cs="Times New Roman"/>
          <w:color w:val="0070C0"/>
          <w:sz w:val="21"/>
          <w:szCs w:val="21"/>
          <w:lang w:eastAsia="en-IN"/>
        </w:rPr>
      </w:pPr>
      <w:r w:rsidRPr="438E5976" w:rsidR="6649EA95">
        <w:rPr>
          <w:rFonts w:ascii="Consolas" w:hAnsi="Consolas" w:eastAsia="Times New Roman" w:cs="Times New Roman"/>
          <w:color w:val="0070C0"/>
          <w:sz w:val="21"/>
          <w:szCs w:val="21"/>
          <w:lang w:eastAsia="en-IN"/>
        </w:rPr>
        <w:t>correctResponse={</w:t>
      </w:r>
      <w:r w:rsidRPr="438E5976" w:rsidR="1A5EF9A0">
        <w:rPr>
          <w:rFonts w:ascii="Consolas" w:hAnsi="Consolas" w:eastAsia="Times New Roman" w:cs="Times New Roman"/>
          <w:color w:val="0070C0"/>
          <w:sz w:val="21"/>
          <w:szCs w:val="21"/>
          <w:lang w:eastAsia="en-IN"/>
        </w:rPr>
        <w:t xml:space="preserve"> </w:t>
      </w:r>
      <w:r w:rsidRPr="438E5976" w:rsidR="1A5EF9A0">
        <w:rPr>
          <w:rFonts w:ascii="Consolas" w:hAnsi="Consolas" w:eastAsia="Times New Roman" w:cs="Times New Roman"/>
          <w:color w:val="0070C0"/>
          <w:sz w:val="21"/>
          <w:szCs w:val="21"/>
          <w:lang w:eastAsia="en-IN"/>
        </w:rPr>
        <w:t>ite</w:t>
      </w:r>
      <w:r w:rsidRPr="438E5976" w:rsidR="1A5EF9A0">
        <w:rPr>
          <w:rFonts w:ascii="Consolas" w:hAnsi="Consolas" w:eastAsia="Times New Roman" w:cs="Times New Roman"/>
          <w:color w:val="0070C0"/>
          <w:sz w:val="21"/>
          <w:szCs w:val="21"/>
          <w:lang w:eastAsia="en-IN"/>
        </w:rPr>
        <w:t>m?.item_json?.correctResponse</w:t>
      </w:r>
      <w:r w:rsidRPr="438E5976" w:rsidR="6649EA95">
        <w:rPr>
          <w:rFonts w:ascii="Consolas" w:hAnsi="Consolas" w:eastAsia="Times New Roman" w:cs="Times New Roman"/>
          <w:color w:val="0070C0"/>
          <w:sz w:val="21"/>
          <w:szCs w:val="21"/>
          <w:lang w:eastAsia="en-IN"/>
        </w:rPr>
        <w:t>}</w:t>
      </w:r>
    </w:p>
    <w:p w:rsidRPr="002F7750" w:rsidR="002F7750" w:rsidP="438E5976" w:rsidRDefault="00B92ABD" w14:paraId="1DA00BDC" w14:textId="55280C75">
      <w:pPr>
        <w:pStyle w:val="Normal"/>
        <w:bidi w:val="0"/>
        <w:spacing w:beforeAutospacing="on" w:afterAutospacing="on" w:line="360" w:lineRule="auto"/>
        <w:ind w:left="3600" w:right="0"/>
        <w:jc w:val="both"/>
        <w:rPr>
          <w:rFonts w:ascii="Consolas" w:hAnsi="Consolas" w:eastAsia="Times New Roman" w:cs="Times New Roman"/>
          <w:color w:val="0070C0"/>
          <w:sz w:val="21"/>
          <w:szCs w:val="21"/>
          <w:lang w:eastAsia="en-IN"/>
        </w:rPr>
      </w:pPr>
      <w:proofErr w:type="spellStart"/>
      <w:r w:rsidRPr="438E5976" w:rsidR="1A5EF9A0">
        <w:rPr>
          <w:rFonts w:ascii="Consolas" w:hAnsi="Consolas" w:eastAsia="Times New Roman" w:cs="Times New Roman"/>
          <w:color w:val="0070C0"/>
          <w:sz w:val="21"/>
          <w:szCs w:val="21"/>
          <w:lang w:eastAsia="en-IN"/>
        </w:rPr>
        <w:t>defaultValue</w:t>
      </w:r>
      <w:proofErr w:type="spellEnd"/>
      <w:r w:rsidRPr="438E5976" w:rsidR="1A5EF9A0">
        <w:rPr>
          <w:rFonts w:ascii="Consolas" w:hAnsi="Consolas" w:eastAsia="Times New Roman" w:cs="Times New Roman"/>
          <w:color w:val="0070C0"/>
          <w:sz w:val="21"/>
          <w:szCs w:val="21"/>
          <w:lang w:eastAsia="en-IN"/>
        </w:rPr>
        <w:t>={</w:t>
      </w:r>
      <w:r w:rsidRPr="438E5976" w:rsidR="1A5EF9A0">
        <w:rPr>
          <w:rFonts w:ascii="Consolas" w:hAnsi="Consolas" w:eastAsia="Times New Roman" w:cs="Times New Roman"/>
          <w:color w:val="0070C0"/>
          <w:sz w:val="21"/>
          <w:szCs w:val="21"/>
          <w:lang w:eastAsia="en-IN"/>
        </w:rPr>
        <w:t xml:space="preserve"> </w:t>
      </w:r>
      <w:r w:rsidRPr="438E5976" w:rsidR="1A5EF9A0">
        <w:rPr>
          <w:rFonts w:ascii="Consolas" w:hAnsi="Consolas" w:eastAsia="Times New Roman" w:cs="Times New Roman"/>
          <w:color w:val="0070C0"/>
          <w:sz w:val="21"/>
          <w:szCs w:val="21"/>
          <w:lang w:eastAsia="en-IN"/>
        </w:rPr>
        <w:t>ite</w:t>
      </w:r>
      <w:r w:rsidRPr="438E5976" w:rsidR="1A5EF9A0">
        <w:rPr>
          <w:rFonts w:ascii="Consolas" w:hAnsi="Consolas" w:eastAsia="Times New Roman" w:cs="Times New Roman"/>
          <w:color w:val="0070C0"/>
          <w:sz w:val="21"/>
          <w:szCs w:val="21"/>
          <w:lang w:eastAsia="en-IN"/>
        </w:rPr>
        <w:t>m?.item_json?</w:t>
      </w:r>
      <w:r w:rsidRPr="438E5976" w:rsidR="6649EA95">
        <w:rPr>
          <w:rFonts w:ascii="Consolas" w:hAnsi="Consolas" w:eastAsia="Times New Roman" w:cs="Times New Roman"/>
          <w:color w:val="0070C0"/>
          <w:sz w:val="21"/>
          <w:szCs w:val="21"/>
          <w:lang w:eastAsia="en-IN"/>
        </w:rPr>
        <w:t>.</w:t>
      </w:r>
      <w:proofErr w:type="spellStart"/>
      <w:r w:rsidRPr="438E5976" w:rsidR="6649EA95">
        <w:rPr>
          <w:rFonts w:ascii="Consolas" w:hAnsi="Consolas" w:eastAsia="Times New Roman" w:cs="Times New Roman"/>
          <w:color w:val="0070C0"/>
          <w:sz w:val="21"/>
          <w:szCs w:val="21"/>
          <w:lang w:eastAsia="en-IN"/>
        </w:rPr>
        <w:t>defaultValue</w:t>
      </w:r>
      <w:proofErr w:type="spellEnd"/>
      <w:r w:rsidRPr="438E5976" w:rsidR="6649EA95">
        <w:rPr>
          <w:rFonts w:ascii="Consolas" w:hAnsi="Consolas" w:eastAsia="Times New Roman" w:cs="Times New Roman"/>
          <w:color w:val="0070C0"/>
          <w:sz w:val="21"/>
          <w:szCs w:val="21"/>
          <w:lang w:eastAsia="en-IN"/>
        </w:rPr>
        <w:t>}</w:t>
      </w:r>
    </w:p>
    <w:p w:rsidRPr="002F7750" w:rsidR="002F7750" w:rsidP="438E5976" w:rsidRDefault="002F7750" w14:paraId="1FF3B950" w14:textId="08120B81">
      <w:pPr>
        <w:pStyle w:val="Normal"/>
        <w:bidi w:val="0"/>
        <w:spacing w:beforeAutospacing="on" w:afterAutospacing="on" w:line="360" w:lineRule="auto"/>
        <w:ind w:left="3600" w:right="0"/>
        <w:jc w:val="both"/>
        <w:rPr>
          <w:rFonts w:ascii="Consolas" w:hAnsi="Consolas" w:eastAsia="Times New Roman" w:cs="Times New Roman"/>
          <w:color w:val="0070C0"/>
          <w:sz w:val="21"/>
          <w:szCs w:val="21"/>
          <w:lang w:eastAsia="en-IN"/>
        </w:rPr>
      </w:pPr>
      <w:proofErr w:type="spellStart"/>
      <w:r w:rsidRPr="438E5976" w:rsidR="6649EA95">
        <w:rPr>
          <w:rFonts w:ascii="Consolas" w:hAnsi="Consolas" w:eastAsia="Times New Roman" w:cs="Times New Roman"/>
          <w:color w:val="0070C0"/>
          <w:sz w:val="21"/>
          <w:szCs w:val="21"/>
          <w:lang w:eastAsia="en-IN"/>
        </w:rPr>
        <w:t>defaultDropDown</w:t>
      </w:r>
      <w:proofErr w:type="spellEnd"/>
      <w:r w:rsidRPr="438E5976" w:rsidR="6649EA95">
        <w:rPr>
          <w:rFonts w:ascii="Consolas" w:hAnsi="Consolas" w:eastAsia="Times New Roman" w:cs="Times New Roman"/>
          <w:color w:val="0070C0"/>
          <w:sz w:val="21"/>
          <w:szCs w:val="21"/>
          <w:lang w:eastAsia="en-IN"/>
        </w:rPr>
        <w:t>={</w:t>
      </w:r>
      <w:proofErr w:type="spellStart"/>
      <w:r w:rsidRPr="438E5976" w:rsidR="6649EA95">
        <w:rPr>
          <w:rFonts w:ascii="Consolas" w:hAnsi="Consolas" w:eastAsia="Times New Roman" w:cs="Times New Roman"/>
          <w:color w:val="0070C0"/>
          <w:sz w:val="21"/>
          <w:szCs w:val="21"/>
          <w:lang w:eastAsia="en-IN"/>
        </w:rPr>
        <w:t>defaultDropDown</w:t>
      </w:r>
      <w:proofErr w:type="spellEnd"/>
      <w:r w:rsidRPr="438E5976" w:rsidR="6649EA95">
        <w:rPr>
          <w:rFonts w:ascii="Consolas" w:hAnsi="Consolas" w:eastAsia="Times New Roman" w:cs="Times New Roman"/>
          <w:color w:val="0070C0"/>
          <w:sz w:val="21"/>
          <w:szCs w:val="21"/>
          <w:lang w:eastAsia="en-IN"/>
        </w:rPr>
        <w:t>}</w:t>
      </w:r>
    </w:p>
    <w:p w:rsidRPr="002F7750" w:rsidR="002F7750" w:rsidP="438E5976" w:rsidRDefault="002F7750" w14:paraId="1D7397F2" w14:textId="089DA66D">
      <w:pPr>
        <w:pStyle w:val="Normal"/>
        <w:bidi w:val="0"/>
        <w:spacing w:beforeAutospacing="on" w:afterAutospacing="on" w:line="360" w:lineRule="auto"/>
        <w:ind w:left="3600" w:right="0"/>
        <w:jc w:val="both"/>
        <w:rPr>
          <w:rFonts w:ascii="Consolas" w:hAnsi="Consolas" w:eastAsia="Times New Roman" w:cs="Times New Roman"/>
          <w:color w:val="0070C0"/>
          <w:sz w:val="21"/>
          <w:szCs w:val="21"/>
          <w:lang w:eastAsia="en-IN"/>
        </w:rPr>
      </w:pPr>
      <w:proofErr w:type="spellStart"/>
      <w:r w:rsidRPr="438E5976" w:rsidR="6649EA95">
        <w:rPr>
          <w:rFonts w:ascii="Consolas" w:hAnsi="Consolas" w:eastAsia="Times New Roman" w:cs="Times New Roman"/>
          <w:color w:val="0070C0"/>
          <w:sz w:val="21"/>
          <w:szCs w:val="21"/>
          <w:lang w:eastAsia="en-IN"/>
        </w:rPr>
        <w:t>onChange</w:t>
      </w:r>
      <w:proofErr w:type="spellEnd"/>
      <w:r w:rsidRPr="438E5976" w:rsidR="6649EA95">
        <w:rPr>
          <w:rFonts w:ascii="Consolas" w:hAnsi="Consolas" w:eastAsia="Times New Roman" w:cs="Times New Roman"/>
          <w:color w:val="0070C0"/>
          <w:sz w:val="21"/>
          <w:szCs w:val="21"/>
          <w:lang w:eastAsia="en-IN"/>
        </w:rPr>
        <w:t>={(</w:t>
      </w:r>
      <w:proofErr w:type="spellStart"/>
      <w:r w:rsidRPr="438E5976" w:rsidR="6649EA95">
        <w:rPr>
          <w:rFonts w:ascii="Consolas" w:hAnsi="Consolas" w:eastAsia="Times New Roman" w:cs="Times New Roman"/>
          <w:color w:val="0070C0"/>
          <w:sz w:val="21"/>
          <w:szCs w:val="21"/>
          <w:lang w:eastAsia="en-IN"/>
        </w:rPr>
        <w:t>newTags</w:t>
      </w:r>
      <w:proofErr w:type="spellEnd"/>
      <w:r w:rsidRPr="438E5976" w:rsidR="6649EA95">
        <w:rPr>
          <w:rFonts w:ascii="Consolas" w:hAnsi="Consolas" w:eastAsia="Times New Roman" w:cs="Times New Roman"/>
          <w:color w:val="0070C0"/>
          <w:sz w:val="21"/>
          <w:szCs w:val="21"/>
          <w:lang w:eastAsia="en-IN"/>
        </w:rPr>
        <w:t>) =&gt;</w:t>
      </w:r>
      <w:r w:rsidRPr="438E5976" w:rsidR="6649EA95">
        <w:rPr>
          <w:rFonts w:ascii="Consolas" w:hAnsi="Consolas" w:eastAsia="Times New Roman" w:cs="Times New Roman"/>
          <w:color w:val="0070C0"/>
          <w:sz w:val="21"/>
          <w:szCs w:val="21"/>
          <w:lang w:eastAsia="en-IN"/>
        </w:rPr>
        <w:t xml:space="preserve"> </w:t>
      </w:r>
      <w:proofErr w:type="spellStart"/>
      <w:r w:rsidRPr="438E5976" w:rsidR="6649EA95">
        <w:rPr>
          <w:rFonts w:ascii="Consolas" w:hAnsi="Consolas" w:eastAsia="Times New Roman" w:cs="Times New Roman"/>
          <w:color w:val="0070C0"/>
          <w:sz w:val="21"/>
          <w:szCs w:val="21"/>
          <w:lang w:eastAsia="en-IN"/>
        </w:rPr>
        <w:t>createTags</w:t>
      </w:r>
      <w:proofErr w:type="spellEnd"/>
      <w:r w:rsidRPr="438E5976" w:rsidR="6649EA95">
        <w:rPr>
          <w:rFonts w:ascii="Consolas" w:hAnsi="Consolas" w:eastAsia="Times New Roman" w:cs="Times New Roman"/>
          <w:color w:val="0070C0"/>
          <w:sz w:val="21"/>
          <w:szCs w:val="21"/>
          <w:lang w:eastAsia="en-IN"/>
        </w:rPr>
        <w:t>(</w:t>
      </w:r>
      <w:proofErr w:type="spellStart"/>
      <w:r w:rsidRPr="438E5976" w:rsidR="6649EA95">
        <w:rPr>
          <w:rFonts w:ascii="Consolas" w:hAnsi="Consolas" w:eastAsia="Times New Roman" w:cs="Times New Roman"/>
          <w:color w:val="0070C0"/>
          <w:sz w:val="21"/>
          <w:szCs w:val="21"/>
          <w:lang w:eastAsia="en-IN"/>
        </w:rPr>
        <w:t>newTags</w:t>
      </w:r>
      <w:proofErr w:type="spellEnd"/>
      <w:r w:rsidRPr="438E5976" w:rsidR="6649EA95">
        <w:rPr>
          <w:rFonts w:ascii="Consolas" w:hAnsi="Consolas" w:eastAsia="Times New Roman" w:cs="Times New Roman"/>
          <w:color w:val="0070C0"/>
          <w:sz w:val="21"/>
          <w:szCs w:val="21"/>
          <w:lang w:eastAsia="en-IN"/>
        </w:rPr>
        <w:t xml:space="preserve">, </w:t>
      </w:r>
      <w:proofErr w:type="gramStart"/>
      <w:r w:rsidRPr="438E5976" w:rsidR="1A5EF9A0">
        <w:rPr>
          <w:rFonts w:ascii="Consolas" w:hAnsi="Consolas" w:eastAsia="Times New Roman" w:cs="Times New Roman"/>
          <w:color w:val="0070C0"/>
          <w:sz w:val="21"/>
          <w:szCs w:val="21"/>
          <w:lang w:eastAsia="en-IN"/>
        </w:rPr>
        <w:t>ite</w:t>
      </w:r>
      <w:r w:rsidRPr="438E5976" w:rsidR="1A5EF9A0">
        <w:rPr>
          <w:rFonts w:ascii="Consolas" w:hAnsi="Consolas" w:eastAsia="Times New Roman" w:cs="Times New Roman"/>
          <w:color w:val="0070C0"/>
          <w:sz w:val="21"/>
          <w:szCs w:val="21"/>
          <w:lang w:eastAsia="en-IN"/>
        </w:rPr>
        <w:t>m?.item_json?.correctResponse</w:t>
      </w:r>
      <w:r w:rsidRPr="438E5976" w:rsidR="6649EA95">
        <w:rPr>
          <w:rFonts w:ascii="Consolas" w:hAnsi="Consolas" w:eastAsia="Times New Roman" w:cs="Times New Roman"/>
          <w:color w:val="0070C0"/>
          <w:sz w:val="21"/>
          <w:szCs w:val="21"/>
          <w:lang w:eastAsia="en-IN"/>
        </w:rPr>
        <w:t>.id)  }</w:t>
      </w:r>
      <w:proofErr w:type="gramEnd"/>
    </w:p>
    <w:p w:rsidRPr="002F7750" w:rsidR="002F7750" w:rsidP="438E5976" w:rsidRDefault="002F7750" w14:paraId="61E59FD0" w14:textId="3EB37088">
      <w:pPr>
        <w:pStyle w:val="Normal"/>
        <w:bidi w:val="0"/>
        <w:spacing w:beforeAutospacing="on" w:afterAutospacing="on" w:line="360" w:lineRule="auto"/>
        <w:ind w:left="3600" w:right="0"/>
        <w:jc w:val="both"/>
        <w:rPr>
          <w:rFonts w:ascii="Consolas" w:hAnsi="Consolas" w:eastAsia="Times New Roman" w:cs="Times New Roman"/>
          <w:color w:val="0070C0"/>
          <w:sz w:val="21"/>
          <w:szCs w:val="21"/>
          <w:lang w:eastAsia="en-IN"/>
        </w:rPr>
      </w:pPr>
      <w:proofErr w:type="spellStart"/>
      <w:r w:rsidRPr="438E5976" w:rsidR="6649EA95">
        <w:rPr>
          <w:rFonts w:ascii="Consolas" w:hAnsi="Consolas" w:eastAsia="Times New Roman" w:cs="Times New Roman"/>
          <w:color w:val="0070C0"/>
          <w:sz w:val="21"/>
          <w:szCs w:val="21"/>
          <w:lang w:eastAsia="en-IN"/>
        </w:rPr>
        <w:t>setDefaultResponse</w:t>
      </w:r>
      <w:proofErr w:type="spellEnd"/>
      <w:r w:rsidRPr="438E5976" w:rsidR="6649EA95">
        <w:rPr>
          <w:rFonts w:ascii="Consolas" w:hAnsi="Consolas" w:eastAsia="Times New Roman" w:cs="Times New Roman"/>
          <w:color w:val="0070C0"/>
          <w:sz w:val="21"/>
          <w:szCs w:val="21"/>
          <w:lang w:eastAsia="en-IN"/>
        </w:rPr>
        <w:t>={</w:t>
      </w:r>
      <w:proofErr w:type="spellStart"/>
      <w:r w:rsidRPr="438E5976" w:rsidR="6649EA95">
        <w:rPr>
          <w:rFonts w:ascii="Consolas" w:hAnsi="Consolas" w:eastAsia="Times New Roman" w:cs="Times New Roman"/>
          <w:color w:val="0070C0"/>
          <w:sz w:val="21"/>
          <w:szCs w:val="21"/>
          <w:lang w:eastAsia="en-IN"/>
        </w:rPr>
        <w:t>setDefaultResponse</w:t>
      </w:r>
      <w:proofErr w:type="spellEnd"/>
      <w:r w:rsidRPr="438E5976" w:rsidR="6649EA95">
        <w:rPr>
          <w:rFonts w:ascii="Consolas" w:hAnsi="Consolas" w:eastAsia="Times New Roman" w:cs="Times New Roman"/>
          <w:color w:val="0070C0"/>
          <w:sz w:val="21"/>
          <w:szCs w:val="21"/>
          <w:lang w:eastAsia="en-IN"/>
        </w:rPr>
        <w:t>}</w:t>
      </w:r>
    </w:p>
    <w:p w:rsidRPr="002F7750" w:rsidR="002F7750" w:rsidP="438E5976" w:rsidRDefault="002F7750" w14:paraId="4130EB05" w14:textId="49374B47">
      <w:pPr>
        <w:pStyle w:val="Normal"/>
        <w:bidi w:val="0"/>
        <w:spacing w:beforeAutospacing="on" w:afterAutospacing="on" w:line="360" w:lineRule="auto"/>
        <w:ind w:left="3600" w:right="0"/>
        <w:jc w:val="both"/>
        <w:rPr>
          <w:rFonts w:ascii="Consolas" w:hAnsi="Consolas" w:eastAsia="Times New Roman" w:cs="Times New Roman"/>
          <w:color w:val="0070C0"/>
          <w:sz w:val="21"/>
          <w:szCs w:val="21"/>
          <w:lang w:eastAsia="en-IN"/>
        </w:rPr>
      </w:pPr>
      <w:proofErr w:type="spellStart"/>
      <w:r w:rsidRPr="438E5976" w:rsidR="6649EA95">
        <w:rPr>
          <w:rFonts w:ascii="Consolas" w:hAnsi="Consolas" w:eastAsia="Times New Roman" w:cs="Times New Roman"/>
          <w:color w:val="0070C0"/>
          <w:sz w:val="21"/>
          <w:szCs w:val="21"/>
          <w:lang w:eastAsia="en-IN"/>
        </w:rPr>
        <w:t>titlePlaceholder</w:t>
      </w:r>
      <w:proofErr w:type="spellEnd"/>
      <w:r w:rsidRPr="438E5976" w:rsidR="6649EA95">
        <w:rPr>
          <w:rFonts w:ascii="Consolas" w:hAnsi="Consolas" w:eastAsia="Times New Roman" w:cs="Times New Roman"/>
          <w:color w:val="0070C0"/>
          <w:sz w:val="21"/>
          <w:szCs w:val="21"/>
          <w:lang w:eastAsia="en-IN"/>
        </w:rPr>
        <w:t>={</w:t>
      </w:r>
      <w:r w:rsidRPr="438E5976" w:rsidR="1A5EF9A0">
        <w:rPr>
          <w:rFonts w:ascii="Consolas" w:hAnsi="Consolas" w:eastAsia="Times New Roman" w:cs="Times New Roman"/>
          <w:color w:val="0070C0"/>
          <w:sz w:val="21"/>
          <w:szCs w:val="21"/>
          <w:lang w:eastAsia="en-IN"/>
        </w:rPr>
        <w:t xml:space="preserve"> 'enter text.</w:t>
      </w:r>
      <w:proofErr w:type="gramStart"/>
      <w:r w:rsidRPr="438E5976" w:rsidR="1A5EF9A0">
        <w:rPr>
          <w:rFonts w:ascii="Consolas" w:hAnsi="Consolas" w:eastAsia="Times New Roman" w:cs="Times New Roman"/>
          <w:color w:val="0070C0"/>
          <w:sz w:val="21"/>
          <w:szCs w:val="21"/>
          <w:lang w:eastAsia="en-IN"/>
        </w:rPr>
        <w:t>' </w:t>
      </w:r>
      <w:r w:rsidRPr="438E5976" w:rsidR="1A5EF9A0">
        <w:rPr>
          <w:rFonts w:ascii="Consolas" w:hAnsi="Consolas" w:eastAsia="Times New Roman" w:cs="Times New Roman"/>
          <w:color w:val="0070C0"/>
          <w:sz w:val="21"/>
          <w:szCs w:val="21"/>
          <w:lang w:eastAsia="en-IN"/>
        </w:rPr>
        <w:t xml:space="preserve"> }</w:t>
      </w:r>
      <w:proofErr w:type="gramEnd"/>
    </w:p>
    <w:p w:rsidRPr="002F7750" w:rsidR="002F7750" w:rsidP="438E5976" w:rsidRDefault="002F7750" w14:paraId="0CB4ED58" w14:textId="59AA4EDE">
      <w:pPr>
        <w:pStyle w:val="Normal"/>
        <w:bidi w:val="0"/>
        <w:spacing w:beforeAutospacing="on" w:afterAutospacing="on" w:line="360" w:lineRule="auto"/>
        <w:ind w:left="3600" w:right="0"/>
        <w:jc w:val="both"/>
        <w:rPr>
          <w:rFonts w:ascii="Consolas" w:hAnsi="Consolas" w:eastAsia="Times New Roman" w:cs="Times New Roman"/>
          <w:color w:val="0070C0"/>
          <w:sz w:val="21"/>
          <w:szCs w:val="21"/>
          <w:lang w:eastAsia="en-IN"/>
        </w:rPr>
      </w:pPr>
      <w:proofErr w:type="spellStart"/>
      <w:r w:rsidRPr="438E5976" w:rsidR="6649EA95">
        <w:rPr>
          <w:rFonts w:ascii="Consolas" w:hAnsi="Consolas" w:eastAsia="Times New Roman" w:cs="Times New Roman"/>
          <w:color w:val="0070C0"/>
          <w:sz w:val="21"/>
          <w:szCs w:val="21"/>
          <w:lang w:eastAsia="en-IN"/>
        </w:rPr>
        <w:t>itemType</w:t>
      </w:r>
      <w:proofErr w:type="spellEnd"/>
      <w:r w:rsidRPr="438E5976" w:rsidR="6649EA95">
        <w:rPr>
          <w:rFonts w:ascii="Consolas" w:hAnsi="Consolas" w:eastAsia="Times New Roman" w:cs="Times New Roman"/>
          <w:color w:val="0070C0"/>
          <w:sz w:val="21"/>
          <w:szCs w:val="21"/>
          <w:lang w:eastAsia="en-IN"/>
        </w:rPr>
        <w:t>={</w:t>
      </w:r>
      <w:r w:rsidRPr="438E5976" w:rsidR="1A5EF9A0">
        <w:rPr>
          <w:rFonts w:ascii="Consolas" w:hAnsi="Consolas" w:eastAsia="Times New Roman" w:cs="Times New Roman"/>
          <w:color w:val="0070C0"/>
          <w:sz w:val="21"/>
          <w:szCs w:val="21"/>
          <w:lang w:eastAsia="en-IN"/>
        </w:rPr>
        <w:t xml:space="preserve"> </w:t>
      </w:r>
      <w:r w:rsidRPr="438E5976" w:rsidR="1A5EF9A0">
        <w:rPr>
          <w:rFonts w:ascii="Consolas" w:hAnsi="Consolas" w:eastAsia="Times New Roman" w:cs="Times New Roman"/>
          <w:color w:val="0070C0"/>
          <w:sz w:val="21"/>
          <w:szCs w:val="21"/>
          <w:lang w:eastAsia="en-IN"/>
        </w:rPr>
        <w:t>ite</w:t>
      </w:r>
      <w:r w:rsidRPr="438E5976" w:rsidR="1A5EF9A0">
        <w:rPr>
          <w:rFonts w:ascii="Consolas" w:hAnsi="Consolas" w:eastAsia="Times New Roman" w:cs="Times New Roman"/>
          <w:color w:val="0070C0"/>
          <w:sz w:val="21"/>
          <w:szCs w:val="21"/>
          <w:lang w:eastAsia="en-IN"/>
        </w:rPr>
        <w:t>m?.item_json?.</w:t>
      </w:r>
      <w:proofErr w:type="spellStart"/>
      <w:r w:rsidRPr="438E5976" w:rsidR="1A5EF9A0">
        <w:rPr>
          <w:rFonts w:ascii="Consolas" w:hAnsi="Consolas" w:eastAsia="Times New Roman" w:cs="Times New Roman"/>
          <w:color w:val="0070C0"/>
          <w:sz w:val="21"/>
          <w:szCs w:val="21"/>
          <w:lang w:eastAsia="en-IN"/>
        </w:rPr>
        <w:t>itemType</w:t>
      </w:r>
      <w:proofErr w:type="spellEnd"/>
      <w:r w:rsidRPr="438E5976" w:rsidR="1A5EF9A0">
        <w:rPr>
          <w:rFonts w:ascii="Consolas" w:hAnsi="Consolas" w:eastAsia="Times New Roman" w:cs="Times New Roman"/>
          <w:color w:val="0070C0"/>
          <w:sz w:val="21"/>
          <w:szCs w:val="21"/>
          <w:lang w:eastAsia="en-IN"/>
        </w:rPr>
        <w:t xml:space="preserve"> </w:t>
      </w:r>
      <w:r w:rsidRPr="438E5976" w:rsidR="6649EA95">
        <w:rPr>
          <w:rFonts w:ascii="Consolas" w:hAnsi="Consolas" w:eastAsia="Times New Roman" w:cs="Times New Roman"/>
          <w:color w:val="0070C0"/>
          <w:sz w:val="21"/>
          <w:szCs w:val="21"/>
          <w:lang w:eastAsia="en-IN"/>
        </w:rPr>
        <w:t>}</w:t>
      </w:r>
    </w:p>
    <w:p w:rsidRPr="002F7750" w:rsidR="002F7750" w:rsidP="438E5976" w:rsidRDefault="002F7750" w14:paraId="0D494EB4" w14:textId="07B770A6">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438E5976" w:rsidR="01C94294">
        <w:rPr>
          <w:rFonts w:ascii="Consolas" w:hAnsi="Consolas" w:eastAsia="Times New Roman" w:cs="Times New Roman"/>
          <w:color w:val="0070C0"/>
          <w:sz w:val="21"/>
          <w:szCs w:val="21"/>
          <w:lang w:eastAsia="en-IN"/>
        </w:rPr>
        <w:t xml:space="preserve">   </w:t>
      </w:r>
      <w:r w:rsidRPr="438E5976" w:rsidR="6649EA95">
        <w:rPr>
          <w:rFonts w:ascii="Consolas" w:hAnsi="Consolas" w:eastAsia="Times New Roman" w:cs="Times New Roman"/>
          <w:color w:val="0070C0"/>
          <w:sz w:val="21"/>
          <w:szCs w:val="21"/>
          <w:lang w:eastAsia="en-IN"/>
        </w:rPr>
        <w:t>/&gt;</w:t>
      </w:r>
    </w:p>
    <w:p w:rsidRPr="00444D45" w:rsidR="00444D45" w:rsidP="00444D45" w:rsidRDefault="00444D45" w14:paraId="5F7BABE4" w14:textId="65580E73">
      <w:pPr>
        <w:pStyle w:val="ListParagraph"/>
        <w:numPr>
          <w:ilvl w:val="2"/>
          <w:numId w:val="5"/>
        </w:numPr>
        <w:spacing w:line="360" w:lineRule="auto"/>
        <w:ind w:left="2160"/>
        <w:jc w:val="both"/>
        <w:rPr>
          <w:rFonts w:ascii="Cambria" w:hAnsi="Cambria" w:eastAsia="Cambria" w:cs="Cambria"/>
          <w:sz w:val="24"/>
          <w:szCs w:val="24"/>
        </w:rPr>
      </w:pPr>
      <w:r w:rsidRPr="00444D45">
        <w:rPr>
          <w:rFonts w:ascii="Cambria" w:hAnsi="Cambria" w:eastAsia="Cambria" w:cs="Cambria"/>
          <w:sz w:val="24"/>
          <w:szCs w:val="24"/>
        </w:rPr>
        <w:t>Subcomponent for Drop</w:t>
      </w:r>
      <w:r>
        <w:rPr>
          <w:rFonts w:ascii="Cambria" w:hAnsi="Cambria" w:eastAsia="Cambria" w:cs="Cambria"/>
          <w:sz w:val="24"/>
          <w:szCs w:val="24"/>
        </w:rPr>
        <w:t>-d</w:t>
      </w:r>
      <w:r w:rsidRPr="00444D45">
        <w:rPr>
          <w:rFonts w:ascii="Cambria" w:hAnsi="Cambria" w:eastAsia="Cambria" w:cs="Cambria"/>
          <w:sz w:val="24"/>
          <w:szCs w:val="24"/>
        </w:rPr>
        <w:t xml:space="preserve">own will be created and commonly used for all the fields </w:t>
      </w:r>
      <w:r>
        <w:rPr>
          <w:rFonts w:ascii="Cambria" w:hAnsi="Cambria" w:eastAsia="Cambria" w:cs="Cambria"/>
          <w:sz w:val="24"/>
          <w:szCs w:val="24"/>
        </w:rPr>
        <w:t>Response</w:t>
      </w:r>
      <w:r w:rsidRPr="00444D45">
        <w:rPr>
          <w:rFonts w:ascii="Cambria" w:hAnsi="Cambria" w:eastAsia="Cambria" w:cs="Cambria"/>
          <w:sz w:val="24"/>
          <w:szCs w:val="24"/>
        </w:rPr>
        <w:t xml:space="preserve"> Type</w:t>
      </w:r>
      <w:r>
        <w:rPr>
          <w:rFonts w:ascii="Cambria" w:hAnsi="Cambria" w:eastAsia="Cambria" w:cs="Cambria"/>
          <w:sz w:val="24"/>
          <w:szCs w:val="24"/>
        </w:rPr>
        <w:t xml:space="preserve"> in Constructed Response item and Default Value in Drop-down item</w:t>
      </w:r>
      <w:r w:rsidRPr="00444D45">
        <w:rPr>
          <w:rFonts w:ascii="Cambria" w:hAnsi="Cambria" w:eastAsia="Cambria" w:cs="Cambria"/>
          <w:sz w:val="24"/>
          <w:szCs w:val="24"/>
        </w:rPr>
        <w:t>. </w:t>
      </w:r>
    </w:p>
    <w:p w:rsidRPr="00444D45" w:rsidR="00444D45" w:rsidP="03ADBAC0" w:rsidRDefault="00444D45" w14:paraId="267E3354" w14:textId="7777777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import </w:t>
      </w:r>
      <w:proofErr w:type="spellStart"/>
      <w:r w:rsidRPr="03ADBAC0" w:rsidR="07DD4E0F">
        <w:rPr>
          <w:rFonts w:ascii="Consolas" w:hAnsi="Consolas" w:eastAsia="Times New Roman" w:cs="Times New Roman"/>
          <w:color w:val="0070C0"/>
          <w:sz w:val="21"/>
          <w:szCs w:val="21"/>
          <w:lang w:eastAsia="en-IN"/>
        </w:rPr>
        <w:t>DropDown</w:t>
      </w:r>
      <w:proofErr w:type="spellEnd"/>
      <w:r w:rsidRPr="03ADBAC0" w:rsidR="07DD4E0F">
        <w:rPr>
          <w:rFonts w:ascii="Consolas" w:hAnsi="Consolas" w:eastAsia="Times New Roman" w:cs="Times New Roman"/>
          <w:color w:val="0070C0"/>
          <w:sz w:val="21"/>
          <w:szCs w:val="21"/>
          <w:lang w:eastAsia="en-IN"/>
        </w:rPr>
        <w:t> from './</w:t>
      </w:r>
      <w:proofErr w:type="spellStart"/>
      <w:r w:rsidRPr="03ADBAC0" w:rsidR="07DD4E0F">
        <w:rPr>
          <w:rFonts w:ascii="Consolas" w:hAnsi="Consolas" w:eastAsia="Times New Roman" w:cs="Times New Roman"/>
          <w:color w:val="0070C0"/>
          <w:sz w:val="21"/>
          <w:szCs w:val="21"/>
          <w:lang w:eastAsia="en-IN"/>
        </w:rPr>
        <w:t>DropDown</w:t>
      </w:r>
      <w:proofErr w:type="spellEnd"/>
      <w:r w:rsidRPr="03ADBAC0" w:rsidR="07DD4E0F">
        <w:rPr>
          <w:rFonts w:ascii="Consolas" w:hAnsi="Consolas" w:eastAsia="Times New Roman" w:cs="Times New Roman"/>
          <w:color w:val="0070C0"/>
          <w:sz w:val="21"/>
          <w:szCs w:val="21"/>
          <w:lang w:eastAsia="en-IN"/>
        </w:rPr>
        <w:t>'; </w:t>
      </w:r>
    </w:p>
    <w:p w:rsidRPr="00444D45" w:rsidR="00444D45" w:rsidP="03ADBAC0" w:rsidRDefault="00444D45" w14:paraId="2A454049" w14:textId="0C425095">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70AD47" w:themeColor="accent6" w:themeTint="FF" w:themeShade="FF"/>
          <w:sz w:val="21"/>
          <w:szCs w:val="21"/>
          <w:lang w:eastAsia="en-IN"/>
        </w:rPr>
        <w:t>//</w:t>
      </w:r>
      <w:proofErr w:type="spellStart"/>
      <w:r w:rsidRPr="03ADBAC0" w:rsidR="07DD4E0F">
        <w:rPr>
          <w:rFonts w:ascii="Consolas" w:hAnsi="Consolas" w:eastAsia="Times New Roman" w:cs="Times New Roman"/>
          <w:color w:val="70AD47" w:themeColor="accent6" w:themeTint="FF" w:themeShade="FF"/>
          <w:sz w:val="21"/>
          <w:szCs w:val="21"/>
          <w:lang w:eastAsia="en-IN"/>
        </w:rPr>
        <w:t>DropDown</w:t>
      </w:r>
      <w:proofErr w:type="spellEnd"/>
      <w:r w:rsidRPr="03ADBAC0" w:rsidR="07DD4E0F">
        <w:rPr>
          <w:rFonts w:ascii="Consolas" w:hAnsi="Consolas" w:eastAsia="Times New Roman" w:cs="Times New Roman"/>
          <w:color w:val="70AD47" w:themeColor="accent6" w:themeTint="FF" w:themeShade="FF"/>
          <w:sz w:val="21"/>
          <w:szCs w:val="21"/>
          <w:lang w:eastAsia="en-IN"/>
        </w:rPr>
        <w:t> will be called by passing all the required parameters </w:t>
      </w:r>
    </w:p>
    <w:p w:rsidRPr="00444D45" w:rsidR="00444D45" w:rsidP="03ADBAC0" w:rsidRDefault="00444D45" w14:paraId="3DC00052" w14:textId="7777777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&lt;</w:t>
      </w:r>
      <w:proofErr w:type="spellStart"/>
      <w:r w:rsidRPr="03ADBAC0" w:rsidR="07DD4E0F">
        <w:rPr>
          <w:rFonts w:ascii="Consolas" w:hAnsi="Consolas" w:eastAsia="Times New Roman" w:cs="Times New Roman"/>
          <w:color w:val="0070C0"/>
          <w:sz w:val="21"/>
          <w:szCs w:val="21"/>
          <w:lang w:eastAsia="en-IN"/>
        </w:rPr>
        <w:t>DropDown</w:t>
      </w:r>
      <w:proofErr w:type="spellEnd"/>
      <w:r w:rsidRPr="03ADBAC0" w:rsidR="07DD4E0F">
        <w:rPr>
          <w:rFonts w:ascii="Consolas" w:hAnsi="Consolas" w:eastAsia="Times New Roman" w:cs="Times New Roman"/>
          <w:color w:val="0070C0"/>
          <w:sz w:val="21"/>
          <w:szCs w:val="21"/>
          <w:lang w:eastAsia="en-IN"/>
        </w:rPr>
        <w:t> </w:t>
      </w:r>
    </w:p>
    <w:p w:rsidRPr="00444D45" w:rsidR="00444D45" w:rsidP="03ADBAC0" w:rsidRDefault="00444D45" w14:paraId="09D90E6D" w14:textId="5E6BAE8B">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data={</w:t>
      </w:r>
      <w:proofErr w:type="spellStart"/>
      <w:r w:rsidRPr="03ADBAC0" w:rsidR="07DD4E0F">
        <w:rPr>
          <w:rFonts w:ascii="Consolas" w:hAnsi="Consolas" w:eastAsia="Times New Roman" w:cs="Times New Roman"/>
          <w:color w:val="0070C0"/>
          <w:sz w:val="21"/>
          <w:szCs w:val="21"/>
          <w:lang w:eastAsia="en-IN"/>
        </w:rPr>
        <w:t>getResponseLabelsData</w:t>
      </w:r>
      <w:proofErr w:type="spellEnd"/>
      <w:r w:rsidRPr="03ADBAC0" w:rsidR="07DD4E0F">
        <w:rPr>
          <w:rFonts w:ascii="Consolas" w:hAnsi="Consolas" w:eastAsia="Times New Roman" w:cs="Times New Roman"/>
          <w:color w:val="0070C0"/>
          <w:sz w:val="21"/>
          <w:szCs w:val="21"/>
          <w:lang w:eastAsia="en-IN"/>
        </w:rPr>
        <w:t>('</w:t>
      </w:r>
      <w:proofErr w:type="spellStart"/>
      <w:r w:rsidRPr="03ADBAC0" w:rsidR="3EAE0579">
        <w:rPr>
          <w:rFonts w:ascii="Consolas" w:hAnsi="Consolas" w:eastAsia="Times New Roman" w:cs="Times New Roman"/>
          <w:color w:val="0070C0"/>
          <w:sz w:val="21"/>
          <w:szCs w:val="21"/>
          <w:lang w:eastAsia="en-IN"/>
        </w:rPr>
        <w:t>response</w:t>
      </w:r>
      <w:r w:rsidRPr="03ADBAC0" w:rsidR="07DD4E0F">
        <w:rPr>
          <w:rFonts w:ascii="Consolas" w:hAnsi="Consolas" w:eastAsia="Times New Roman" w:cs="Times New Roman"/>
          <w:color w:val="0070C0"/>
          <w:sz w:val="21"/>
          <w:szCs w:val="21"/>
          <w:lang w:eastAsia="en-IN"/>
        </w:rPr>
        <w:t>Type</w:t>
      </w:r>
      <w:proofErr w:type="spellEnd"/>
      <w:r w:rsidRPr="03ADBAC0" w:rsidR="07DD4E0F">
        <w:rPr>
          <w:rFonts w:ascii="Consolas" w:hAnsi="Consolas" w:eastAsia="Times New Roman" w:cs="Times New Roman"/>
          <w:color w:val="0070C0"/>
          <w:sz w:val="21"/>
          <w:szCs w:val="21"/>
          <w:lang w:eastAsia="en-IN"/>
        </w:rPr>
        <w:t>')} </w:t>
      </w:r>
    </w:p>
    <w:p w:rsidRPr="00444D45" w:rsidR="00444D45" w:rsidP="03ADBAC0" w:rsidRDefault="00444D45" w14:paraId="670B2DC2" w14:textId="546E9F6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w:t>
      </w:r>
      <w:proofErr w:type="spellStart"/>
      <w:r w:rsidRPr="03ADBAC0" w:rsidR="07DD4E0F">
        <w:rPr>
          <w:rFonts w:ascii="Consolas" w:hAnsi="Consolas" w:eastAsia="Times New Roman" w:cs="Times New Roman"/>
          <w:color w:val="0070C0"/>
          <w:sz w:val="21"/>
          <w:szCs w:val="21"/>
          <w:lang w:eastAsia="en-IN"/>
        </w:rPr>
        <w:t>labelCode</w:t>
      </w:r>
      <w:proofErr w:type="spellEnd"/>
      <w:r w:rsidRPr="03ADBAC0" w:rsidR="07DD4E0F">
        <w:rPr>
          <w:rFonts w:ascii="Consolas" w:hAnsi="Consolas" w:eastAsia="Times New Roman" w:cs="Times New Roman"/>
          <w:color w:val="0070C0"/>
          <w:sz w:val="21"/>
          <w:szCs w:val="21"/>
          <w:lang w:eastAsia="en-IN"/>
        </w:rPr>
        <w:t>='</w:t>
      </w:r>
      <w:proofErr w:type="spellStart"/>
      <w:r w:rsidRPr="03ADBAC0" w:rsidR="07DD4E0F">
        <w:rPr>
          <w:rFonts w:ascii="Consolas" w:hAnsi="Consolas" w:eastAsia="Times New Roman" w:cs="Times New Roman"/>
          <w:color w:val="0070C0"/>
          <w:sz w:val="21"/>
          <w:szCs w:val="21"/>
          <w:lang w:eastAsia="en-IN"/>
        </w:rPr>
        <w:t>response</w:t>
      </w:r>
      <w:r w:rsidRPr="03ADBAC0" w:rsidR="07DD4E0F">
        <w:rPr>
          <w:rFonts w:ascii="Consolas" w:hAnsi="Consolas" w:eastAsia="Times New Roman" w:cs="Times New Roman"/>
          <w:color w:val="0070C0"/>
          <w:sz w:val="21"/>
          <w:szCs w:val="21"/>
          <w:lang w:eastAsia="en-IN"/>
        </w:rPr>
        <w:t>_type</w:t>
      </w:r>
      <w:proofErr w:type="spellEnd"/>
      <w:r w:rsidRPr="03ADBAC0" w:rsidR="07DD4E0F">
        <w:rPr>
          <w:rFonts w:ascii="Consolas" w:hAnsi="Consolas" w:eastAsia="Times New Roman" w:cs="Times New Roman"/>
          <w:color w:val="0070C0"/>
          <w:sz w:val="21"/>
          <w:szCs w:val="21"/>
          <w:lang w:eastAsia="en-IN"/>
        </w:rPr>
        <w:t>' </w:t>
      </w:r>
    </w:p>
    <w:p w:rsidRPr="00444D45" w:rsidR="00444D45" w:rsidP="03ADBAC0" w:rsidRDefault="00444D45" w14:paraId="32E7543A" w14:textId="7777777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w:t>
      </w:r>
      <w:proofErr w:type="spellStart"/>
      <w:r w:rsidRPr="03ADBAC0" w:rsidR="07DD4E0F">
        <w:rPr>
          <w:rFonts w:ascii="Consolas" w:hAnsi="Consolas" w:eastAsia="Times New Roman" w:cs="Times New Roman"/>
          <w:color w:val="0070C0"/>
          <w:sz w:val="21"/>
          <w:szCs w:val="21"/>
          <w:lang w:eastAsia="en-IN"/>
        </w:rPr>
        <w:t>onUpdate</w:t>
      </w:r>
      <w:proofErr w:type="spellEnd"/>
      <w:r w:rsidRPr="03ADBAC0" w:rsidR="07DD4E0F">
        <w:rPr>
          <w:rFonts w:ascii="Consolas" w:hAnsi="Consolas" w:eastAsia="Times New Roman" w:cs="Times New Roman"/>
          <w:color w:val="0070C0"/>
          <w:sz w:val="21"/>
          <w:szCs w:val="21"/>
          <w:lang w:eastAsia="en-IN"/>
        </w:rPr>
        <w:t>={</w:t>
      </w:r>
      <w:proofErr w:type="spellStart"/>
      <w:r w:rsidRPr="03ADBAC0" w:rsidR="07DD4E0F">
        <w:rPr>
          <w:rFonts w:ascii="Consolas" w:hAnsi="Consolas" w:eastAsia="Times New Roman" w:cs="Times New Roman"/>
          <w:color w:val="0070C0"/>
          <w:sz w:val="21"/>
          <w:szCs w:val="21"/>
          <w:lang w:eastAsia="en-IN"/>
        </w:rPr>
        <w:t>updateItemJson</w:t>
      </w:r>
      <w:proofErr w:type="spellEnd"/>
      <w:r w:rsidRPr="03ADBAC0" w:rsidR="07DD4E0F">
        <w:rPr>
          <w:rFonts w:ascii="Consolas" w:hAnsi="Consolas" w:eastAsia="Times New Roman" w:cs="Times New Roman"/>
          <w:color w:val="0070C0"/>
          <w:sz w:val="21"/>
          <w:szCs w:val="21"/>
          <w:lang w:eastAsia="en-IN"/>
        </w:rPr>
        <w:t>} </w:t>
      </w:r>
    </w:p>
    <w:p w:rsidRPr="00444D45" w:rsidR="00444D45" w:rsidP="03ADBAC0" w:rsidRDefault="00444D45" w14:paraId="6F970C5C" w14:textId="426D83BD">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w:t>
      </w:r>
      <w:proofErr w:type="spellStart"/>
      <w:r w:rsidRPr="03ADBAC0" w:rsidR="07DD4E0F">
        <w:rPr>
          <w:rFonts w:ascii="Consolas" w:hAnsi="Consolas" w:eastAsia="Times New Roman" w:cs="Times New Roman"/>
          <w:color w:val="0070C0"/>
          <w:sz w:val="21"/>
          <w:szCs w:val="21"/>
          <w:lang w:eastAsia="en-IN"/>
        </w:rPr>
        <w:t>updateKey</w:t>
      </w:r>
      <w:proofErr w:type="spellEnd"/>
      <w:r w:rsidRPr="03ADBAC0" w:rsidR="07DD4E0F">
        <w:rPr>
          <w:rFonts w:ascii="Consolas" w:hAnsi="Consolas" w:eastAsia="Times New Roman" w:cs="Times New Roman"/>
          <w:color w:val="0070C0"/>
          <w:sz w:val="21"/>
          <w:szCs w:val="21"/>
          <w:lang w:eastAsia="en-IN"/>
        </w:rPr>
        <w:t>='</w:t>
      </w:r>
      <w:proofErr w:type="spellStart"/>
      <w:r w:rsidRPr="03ADBAC0" w:rsidR="07DD4E0F">
        <w:rPr>
          <w:rFonts w:ascii="Consolas" w:hAnsi="Consolas" w:eastAsia="Times New Roman" w:cs="Times New Roman"/>
          <w:color w:val="0070C0"/>
          <w:sz w:val="21"/>
          <w:szCs w:val="21"/>
          <w:lang w:eastAsia="en-IN"/>
        </w:rPr>
        <w:t>response</w:t>
      </w:r>
      <w:r w:rsidRPr="03ADBAC0" w:rsidR="07DD4E0F">
        <w:rPr>
          <w:rFonts w:ascii="Consolas" w:hAnsi="Consolas" w:eastAsia="Times New Roman" w:cs="Times New Roman"/>
          <w:color w:val="0070C0"/>
          <w:sz w:val="21"/>
          <w:szCs w:val="21"/>
          <w:lang w:eastAsia="en-IN"/>
        </w:rPr>
        <w:t>Type</w:t>
      </w:r>
      <w:proofErr w:type="spellEnd"/>
      <w:r w:rsidRPr="03ADBAC0" w:rsidR="07DD4E0F">
        <w:rPr>
          <w:rFonts w:ascii="Consolas" w:hAnsi="Consolas" w:eastAsia="Times New Roman" w:cs="Times New Roman"/>
          <w:color w:val="0070C0"/>
          <w:sz w:val="21"/>
          <w:szCs w:val="21"/>
          <w:lang w:eastAsia="en-IN"/>
        </w:rPr>
        <w:t>' </w:t>
      </w:r>
    </w:p>
    <w:p w:rsidRPr="00444D45" w:rsidR="00444D45" w:rsidP="03ADBAC0" w:rsidRDefault="00444D45" w14:paraId="10C216B7" w14:textId="7777777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w:t>
      </w:r>
      <w:proofErr w:type="spellStart"/>
      <w:r w:rsidRPr="03ADBAC0" w:rsidR="07DD4E0F">
        <w:rPr>
          <w:rFonts w:ascii="Consolas" w:hAnsi="Consolas" w:eastAsia="Times New Roman" w:cs="Times New Roman"/>
          <w:color w:val="0070C0"/>
          <w:sz w:val="21"/>
          <w:szCs w:val="21"/>
          <w:lang w:eastAsia="en-IN"/>
        </w:rPr>
        <w:t>isRequired</w:t>
      </w:r>
      <w:proofErr w:type="spellEnd"/>
      <w:r w:rsidRPr="03ADBAC0" w:rsidR="07DD4E0F">
        <w:rPr>
          <w:rFonts w:ascii="Consolas" w:hAnsi="Consolas" w:eastAsia="Times New Roman" w:cs="Times New Roman"/>
          <w:color w:val="0070C0"/>
          <w:sz w:val="21"/>
          <w:szCs w:val="21"/>
          <w:lang w:eastAsia="en-IN"/>
        </w:rPr>
        <w:t>={true} </w:t>
      </w:r>
    </w:p>
    <w:p w:rsidRPr="00444D45" w:rsidR="00444D45" w:rsidP="03ADBAC0" w:rsidRDefault="00444D45" w14:paraId="00EE3689" w14:textId="7777777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w:t>
      </w:r>
      <w:proofErr w:type="spellStart"/>
      <w:r w:rsidRPr="03ADBAC0" w:rsidR="07DD4E0F">
        <w:rPr>
          <w:rFonts w:ascii="Consolas" w:hAnsi="Consolas" w:eastAsia="Times New Roman" w:cs="Times New Roman"/>
          <w:color w:val="0070C0"/>
          <w:sz w:val="21"/>
          <w:szCs w:val="21"/>
          <w:lang w:eastAsia="en-IN"/>
        </w:rPr>
        <w:t>showSelect</w:t>
      </w:r>
      <w:proofErr w:type="spellEnd"/>
      <w:r w:rsidRPr="03ADBAC0" w:rsidR="07DD4E0F">
        <w:rPr>
          <w:rFonts w:ascii="Consolas" w:hAnsi="Consolas" w:eastAsia="Times New Roman" w:cs="Times New Roman"/>
          <w:color w:val="0070C0"/>
          <w:sz w:val="21"/>
          <w:szCs w:val="21"/>
          <w:lang w:eastAsia="en-IN"/>
        </w:rPr>
        <w:t>={true} </w:t>
      </w:r>
    </w:p>
    <w:p w:rsidRPr="00444D45" w:rsidR="00444D45" w:rsidP="03ADBAC0" w:rsidRDefault="00444D45" w14:paraId="4DAEE742" w14:textId="537840DF">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w:t>
      </w:r>
      <w:r w:rsidRPr="03ADBAC0" w:rsidR="07DD4E0F">
        <w:rPr>
          <w:rFonts w:ascii="Consolas" w:hAnsi="Consolas" w:eastAsia="Times New Roman" w:cs="Times New Roman"/>
          <w:color w:val="0070C0"/>
          <w:sz w:val="21"/>
          <w:szCs w:val="21"/>
          <w:lang w:eastAsia="en-IN"/>
        </w:rPr>
        <w:t>value={</w:t>
      </w:r>
      <w:proofErr w:type="gramStart"/>
      <w:r w:rsidRPr="03ADBAC0" w:rsidR="07DD4E0F">
        <w:rPr>
          <w:rFonts w:ascii="Consolas" w:hAnsi="Consolas" w:eastAsia="Times New Roman" w:cs="Times New Roman"/>
          <w:color w:val="0070C0"/>
          <w:sz w:val="21"/>
          <w:szCs w:val="21"/>
          <w:lang w:eastAsia="en-IN"/>
        </w:rPr>
        <w:t>item.item</w:t>
      </w:r>
      <w:proofErr w:type="gramEnd"/>
      <w:r w:rsidRPr="03ADBAC0" w:rsidR="07DD4E0F">
        <w:rPr>
          <w:rFonts w:ascii="Consolas" w:hAnsi="Consolas" w:eastAsia="Times New Roman" w:cs="Times New Roman"/>
          <w:color w:val="0070C0"/>
          <w:sz w:val="21"/>
          <w:szCs w:val="21"/>
          <w:lang w:eastAsia="en-IN"/>
        </w:rPr>
        <w:t>_json?.</w:t>
      </w:r>
      <w:proofErr w:type="spellStart"/>
      <w:r w:rsidRPr="03ADBAC0" w:rsidR="07DD4E0F">
        <w:rPr>
          <w:rFonts w:ascii="Consolas" w:hAnsi="Consolas" w:eastAsia="Times New Roman" w:cs="Times New Roman"/>
          <w:color w:val="0070C0"/>
          <w:sz w:val="21"/>
          <w:szCs w:val="21"/>
          <w:lang w:eastAsia="en-IN"/>
        </w:rPr>
        <w:t>response</w:t>
      </w:r>
      <w:r w:rsidRPr="03ADBAC0" w:rsidR="07DD4E0F">
        <w:rPr>
          <w:rFonts w:ascii="Consolas" w:hAnsi="Consolas" w:eastAsia="Times New Roman" w:cs="Times New Roman"/>
          <w:color w:val="0070C0"/>
          <w:sz w:val="21"/>
          <w:szCs w:val="21"/>
          <w:lang w:eastAsia="en-IN"/>
        </w:rPr>
        <w:t>Type</w:t>
      </w:r>
      <w:proofErr w:type="spellEnd"/>
      <w:r w:rsidRPr="03ADBAC0" w:rsidR="07DD4E0F">
        <w:rPr>
          <w:rFonts w:ascii="Consolas" w:hAnsi="Consolas" w:eastAsia="Times New Roman" w:cs="Times New Roman"/>
          <w:color w:val="0070C0"/>
          <w:sz w:val="21"/>
          <w:szCs w:val="21"/>
          <w:lang w:eastAsia="en-IN"/>
        </w:rPr>
        <w:t>} </w:t>
      </w:r>
    </w:p>
    <w:p w:rsidRPr="00444D45" w:rsidR="00444D45" w:rsidP="03ADBAC0" w:rsidRDefault="00444D45" w14:paraId="49EA9F60" w14:textId="51A0A8B9">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w:t>
      </w:r>
      <w:proofErr w:type="spellStart"/>
      <w:r w:rsidRPr="03ADBAC0" w:rsidR="07DD4E0F">
        <w:rPr>
          <w:rFonts w:ascii="Consolas" w:hAnsi="Consolas" w:eastAsia="Times New Roman" w:cs="Times New Roman"/>
          <w:color w:val="0070C0"/>
          <w:sz w:val="21"/>
          <w:szCs w:val="21"/>
          <w:lang w:eastAsia="en-IN"/>
        </w:rPr>
        <w:t>dataTestId</w:t>
      </w:r>
      <w:proofErr w:type="spellEnd"/>
      <w:r w:rsidRPr="03ADBAC0" w:rsidR="07DD4E0F">
        <w:rPr>
          <w:rFonts w:ascii="Consolas" w:hAnsi="Consolas" w:eastAsia="Times New Roman" w:cs="Times New Roman"/>
          <w:color w:val="0070C0"/>
          <w:sz w:val="21"/>
          <w:szCs w:val="21"/>
          <w:lang w:eastAsia="en-IN"/>
        </w:rPr>
        <w:t>={'</w:t>
      </w:r>
      <w:proofErr w:type="spellStart"/>
      <w:r w:rsidRPr="03ADBAC0" w:rsidR="07DD4E0F">
        <w:rPr>
          <w:rFonts w:ascii="Consolas" w:hAnsi="Consolas" w:eastAsia="Times New Roman" w:cs="Times New Roman"/>
          <w:color w:val="0070C0"/>
          <w:sz w:val="21"/>
          <w:szCs w:val="21"/>
          <w:lang w:eastAsia="en-IN"/>
        </w:rPr>
        <w:t>cr</w:t>
      </w:r>
      <w:proofErr w:type="spellEnd"/>
      <w:r w:rsidRPr="03ADBAC0" w:rsidR="07DD4E0F">
        <w:rPr>
          <w:rFonts w:ascii="Consolas" w:hAnsi="Consolas" w:eastAsia="Times New Roman" w:cs="Times New Roman"/>
          <w:color w:val="0070C0"/>
          <w:sz w:val="21"/>
          <w:szCs w:val="21"/>
          <w:lang w:eastAsia="en-IN"/>
        </w:rPr>
        <w:t>-response-</w:t>
      </w:r>
      <w:r w:rsidRPr="03ADBAC0" w:rsidR="07DD4E0F">
        <w:rPr>
          <w:rFonts w:ascii="Consolas" w:hAnsi="Consolas" w:eastAsia="Times New Roman" w:cs="Times New Roman"/>
          <w:color w:val="0070C0"/>
          <w:sz w:val="21"/>
          <w:szCs w:val="21"/>
          <w:lang w:eastAsia="en-IN"/>
        </w:rPr>
        <w:t>type</w:t>
      </w:r>
      <w:r w:rsidRPr="03ADBAC0" w:rsidR="07DD4E0F">
        <w:rPr>
          <w:rFonts w:ascii="Consolas" w:hAnsi="Consolas" w:eastAsia="Times New Roman" w:cs="Times New Roman"/>
          <w:color w:val="0070C0"/>
          <w:sz w:val="21"/>
          <w:szCs w:val="21"/>
          <w:lang w:eastAsia="en-IN"/>
        </w:rPr>
        <w:t>'} </w:t>
      </w:r>
    </w:p>
    <w:p w:rsidRPr="00444D45" w:rsidR="00444D45" w:rsidP="03ADBAC0" w:rsidRDefault="00444D45" w14:paraId="48F1075B" w14:textId="7777777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/&gt; </w:t>
      </w:r>
    </w:p>
    <w:p w:rsidR="00444D45" w:rsidP="00444D45" w:rsidRDefault="00444D45" w14:paraId="2290B030" w14:textId="77777777">
      <w:pPr>
        <w:pStyle w:val="ListParagraph"/>
        <w:spacing w:line="360" w:lineRule="auto"/>
        <w:ind w:left="2160"/>
        <w:jc w:val="both"/>
        <w:rPr>
          <w:rFonts w:ascii="Cambria" w:hAnsi="Cambria" w:eastAsia="Cambria" w:cs="Cambria"/>
          <w:color w:val="000000" w:themeColor="text1"/>
          <w:sz w:val="24"/>
          <w:szCs w:val="24"/>
        </w:rPr>
      </w:pPr>
    </w:p>
    <w:p w:rsidRPr="00444D45" w:rsidR="00444D45" w:rsidP="00444D45" w:rsidRDefault="00444D45" w14:paraId="720246A9" w14:textId="2266F62C">
      <w:pPr>
        <w:pStyle w:val="ListParagraph"/>
        <w:numPr>
          <w:ilvl w:val="2"/>
          <w:numId w:val="5"/>
        </w:numPr>
        <w:spacing w:line="360" w:lineRule="auto"/>
        <w:ind w:left="2160"/>
        <w:jc w:val="both"/>
        <w:rPr>
          <w:rFonts w:ascii="Cambria" w:hAnsi="Cambria" w:eastAsia="Cambria" w:cs="Cambria"/>
          <w:sz w:val="24"/>
          <w:szCs w:val="24"/>
        </w:rPr>
      </w:pPr>
      <w:r w:rsidRPr="4BDBA238" w:rsidR="00444D45">
        <w:rPr>
          <w:rFonts w:ascii="Cambria" w:hAnsi="Cambria" w:eastAsia="Cambria" w:cs="Cambria"/>
          <w:sz w:val="24"/>
          <w:szCs w:val="24"/>
        </w:rPr>
        <w:t xml:space="preserve">Common bootstrap/Input </w:t>
      </w:r>
      <w:r w:rsidRPr="4BDBA238" w:rsidR="00444D45">
        <w:rPr>
          <w:rFonts w:ascii="Cambria" w:hAnsi="Cambria" w:eastAsia="Cambria" w:cs="Cambria"/>
          <w:sz w:val="24"/>
          <w:szCs w:val="24"/>
        </w:rPr>
        <w:t>component</w:t>
      </w:r>
      <w:r w:rsidRPr="4BDBA238" w:rsidR="00444D45">
        <w:rPr>
          <w:rFonts w:ascii="Cambria" w:hAnsi="Cambria" w:eastAsia="Cambria" w:cs="Cambria"/>
          <w:sz w:val="24"/>
          <w:szCs w:val="24"/>
        </w:rPr>
        <w:t xml:space="preserve"> will be used for other options </w:t>
      </w:r>
      <w:del w:author="Burke, Byron David" w:date="2022-01-31T19:40:59.71Z" w:id="1450305595">
        <w:r w:rsidRPr="4BDBA238" w:rsidDel="00444D45">
          <w:rPr>
            <w:rFonts w:ascii="Cambria" w:hAnsi="Cambria" w:eastAsia="Cambria" w:cs="Cambria"/>
            <w:sz w:val="24"/>
            <w:szCs w:val="24"/>
          </w:rPr>
          <w:delText>Resposne</w:delText>
        </w:r>
      </w:del>
      <w:ins w:author="Burke, Byron David" w:date="2022-01-31T19:40:59.715Z" w:id="1799418458">
        <w:r w:rsidRPr="4BDBA238" w:rsidR="3F58970A">
          <w:rPr>
            <w:rFonts w:ascii="Cambria" w:hAnsi="Cambria" w:eastAsia="Cambria" w:cs="Cambria"/>
            <w:sz w:val="24"/>
            <w:szCs w:val="24"/>
          </w:rPr>
          <w:t>Response</w:t>
        </w:r>
      </w:ins>
      <w:r w:rsidRPr="4BDBA238" w:rsidR="00444D45">
        <w:rPr>
          <w:rFonts w:ascii="Cambria" w:hAnsi="Cambria" w:eastAsia="Cambria" w:cs="Cambria"/>
          <w:sz w:val="24"/>
          <w:szCs w:val="24"/>
        </w:rPr>
        <w:t xml:space="preserve"> Name, Correct Response, Max </w:t>
      </w:r>
      <w:del w:author="Burke, Byron David" w:date="2022-01-31T19:41:01.891Z" w:id="1834096373">
        <w:r w:rsidRPr="4BDBA238" w:rsidDel="00444D45">
          <w:rPr>
            <w:rFonts w:ascii="Cambria" w:hAnsi="Cambria" w:eastAsia="Cambria" w:cs="Cambria"/>
            <w:sz w:val="24"/>
            <w:szCs w:val="24"/>
          </w:rPr>
          <w:delText>Charaters</w:delText>
        </w:r>
      </w:del>
      <w:ins w:author="Burke, Byron David" w:date="2022-01-31T19:41:01.892Z" w:id="1438361978">
        <w:r w:rsidRPr="4BDBA238" w:rsidR="350D422A">
          <w:rPr>
            <w:rFonts w:ascii="Cambria" w:hAnsi="Cambria" w:eastAsia="Cambria" w:cs="Cambria"/>
            <w:sz w:val="24"/>
            <w:szCs w:val="24"/>
          </w:rPr>
          <w:t>C</w:t>
        </w:r>
        <w:r w:rsidRPr="4BDBA238" w:rsidR="350D422A">
          <w:rPr>
            <w:rFonts w:ascii="Cambria" w:hAnsi="Cambria" w:eastAsia="Cambria" w:cs="Cambria"/>
            <w:sz w:val="24"/>
            <w:szCs w:val="24"/>
          </w:rPr>
          <w:t>haracters</w:t>
        </w:r>
      </w:ins>
      <w:r w:rsidRPr="4BDBA238" w:rsidR="00444D45">
        <w:rPr>
          <w:rFonts w:ascii="Cambria" w:hAnsi="Cambria" w:eastAsia="Cambria" w:cs="Cambria"/>
          <w:sz w:val="24"/>
          <w:szCs w:val="24"/>
        </w:rPr>
        <w:t xml:space="preserve">, </w:t>
      </w:r>
      <w:r w:rsidRPr="4BDBA238" w:rsidR="00333AA5">
        <w:rPr>
          <w:rFonts w:ascii="Cambria" w:hAnsi="Cambria" w:eastAsia="Cambria" w:cs="Cambria"/>
          <w:sz w:val="24"/>
          <w:szCs w:val="24"/>
        </w:rPr>
        <w:t xml:space="preserve">Max Field Size, Case sensitive in Constructed Response Item and </w:t>
      </w:r>
      <w:del w:author="Burke, Byron David" w:date="2022-01-31T19:41:04.383Z" w:id="1023341527">
        <w:r w:rsidRPr="4BDBA238" w:rsidDel="00333AA5">
          <w:rPr>
            <w:rFonts w:ascii="Cambria" w:hAnsi="Cambria" w:eastAsia="Cambria" w:cs="Cambria"/>
            <w:sz w:val="24"/>
            <w:szCs w:val="24"/>
          </w:rPr>
          <w:delText>Resposne</w:delText>
        </w:r>
      </w:del>
      <w:ins w:author="Burke, Byron David" w:date="2022-01-31T19:41:04.383Z" w:id="475747012">
        <w:r w:rsidRPr="4BDBA238" w:rsidR="70689BA4">
          <w:rPr>
            <w:rFonts w:ascii="Cambria" w:hAnsi="Cambria" w:eastAsia="Cambria" w:cs="Cambria"/>
            <w:sz w:val="24"/>
            <w:szCs w:val="24"/>
          </w:rPr>
          <w:t>Response</w:t>
        </w:r>
      </w:ins>
      <w:r w:rsidRPr="4BDBA238" w:rsidR="00333AA5">
        <w:rPr>
          <w:rFonts w:ascii="Cambria" w:hAnsi="Cambria" w:eastAsia="Cambria" w:cs="Cambria"/>
          <w:sz w:val="24"/>
          <w:szCs w:val="24"/>
        </w:rPr>
        <w:t xml:space="preserve"> Name, Correct Response,</w:t>
      </w:r>
      <w:r w:rsidRPr="4BDBA238" w:rsidR="00333AA5">
        <w:rPr>
          <w:rFonts w:ascii="Cambria" w:hAnsi="Cambria" w:eastAsia="Cambria" w:cs="Cambria"/>
          <w:sz w:val="24"/>
          <w:szCs w:val="24"/>
        </w:rPr>
        <w:t xml:space="preserve"> in Drop-down item</w:t>
      </w:r>
      <w:r w:rsidRPr="4BDBA238" w:rsidR="00444D45">
        <w:rPr>
          <w:rFonts w:ascii="Cambria" w:hAnsi="Cambria" w:eastAsia="Cambria" w:cs="Cambria"/>
          <w:sz w:val="24"/>
          <w:szCs w:val="24"/>
        </w:rPr>
        <w:t>.  </w:t>
      </w:r>
    </w:p>
    <w:p w:rsidRPr="00444D45" w:rsidR="00444D45" w:rsidP="03ADBAC0" w:rsidRDefault="00444D45" w14:paraId="10E7BE37" w14:textId="036CFE38">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import Input from </w:t>
      </w:r>
      <w:proofErr w:type="gramStart"/>
      <w:r w:rsidRPr="03ADBAC0" w:rsidR="07DD4E0F">
        <w:rPr>
          <w:rFonts w:ascii="Consolas" w:hAnsi="Consolas" w:eastAsia="Times New Roman" w:cs="Times New Roman"/>
          <w:color w:val="0070C0"/>
          <w:sz w:val="21"/>
          <w:szCs w:val="21"/>
          <w:lang w:eastAsia="en-IN"/>
        </w:rPr>
        <w:t>'..</w:t>
      </w:r>
      <w:r w:rsidRPr="03ADBAC0" w:rsidR="07DD4E0F">
        <w:rPr>
          <w:rFonts w:ascii="Consolas" w:hAnsi="Consolas" w:eastAsia="Times New Roman" w:cs="Times New Roman"/>
          <w:color w:val="0070C0"/>
          <w:sz w:val="21"/>
          <w:szCs w:val="21"/>
          <w:lang w:eastAsia="en-IN"/>
        </w:rPr>
        <w:t>/..</w:t>
      </w:r>
      <w:proofErr w:type="gramEnd"/>
      <w:r w:rsidRPr="03ADBAC0" w:rsidR="07DD4E0F">
        <w:rPr>
          <w:rFonts w:ascii="Consolas" w:hAnsi="Consolas" w:eastAsia="Times New Roman" w:cs="Times New Roman"/>
          <w:color w:val="0070C0"/>
          <w:sz w:val="21"/>
          <w:szCs w:val="21"/>
          <w:lang w:eastAsia="en-IN"/>
        </w:rPr>
        <w:t>/common/bootstrap/Input</w:t>
      </w:r>
      <w:proofErr w:type="gramStart"/>
      <w:r w:rsidRPr="03ADBAC0" w:rsidR="07DD4E0F">
        <w:rPr>
          <w:rFonts w:ascii="Consolas" w:hAnsi="Consolas" w:eastAsia="Times New Roman" w:cs="Times New Roman"/>
          <w:color w:val="0070C0"/>
          <w:sz w:val="21"/>
          <w:szCs w:val="21"/>
          <w:lang w:eastAsia="en-IN"/>
        </w:rPr>
        <w:t>';</w:t>
      </w:r>
      <w:proofErr w:type="gramEnd"/>
      <w:r w:rsidRPr="03ADBAC0" w:rsidR="07DD4E0F">
        <w:rPr>
          <w:rFonts w:ascii="Consolas" w:hAnsi="Consolas" w:eastAsia="Times New Roman" w:cs="Times New Roman"/>
          <w:color w:val="0070C0"/>
          <w:sz w:val="21"/>
          <w:szCs w:val="21"/>
          <w:lang w:eastAsia="en-IN"/>
        </w:rPr>
        <w:t>  </w:t>
      </w:r>
    </w:p>
    <w:p w:rsidRPr="00444D45" w:rsidR="00444D45" w:rsidP="03ADBAC0" w:rsidRDefault="00444D45" w14:paraId="25790386" w14:textId="7777777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70AD47" w:themeColor="accent6" w:themeTint="FF" w:themeShade="FF"/>
          <w:sz w:val="21"/>
          <w:szCs w:val="21"/>
          <w:lang w:eastAsia="en-IN"/>
        </w:rPr>
        <w:t>//Input will be called by passing all the required parameters </w:t>
      </w:r>
    </w:p>
    <w:p w:rsidRPr="00444D45" w:rsidR="00444D45" w:rsidP="03ADBAC0" w:rsidRDefault="00444D45" w14:paraId="2E88E05B" w14:textId="7777777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&lt;Input </w:t>
      </w:r>
    </w:p>
    <w:p w:rsidRPr="00444D45" w:rsidR="00444D45" w:rsidP="03ADBAC0" w:rsidRDefault="00FB466D" w14:paraId="5413D122" w14:textId="552BE2D0">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6AD95719">
        <w:rPr>
          <w:rFonts w:ascii="Consolas" w:hAnsi="Consolas" w:eastAsia="Times New Roman" w:cs="Times New Roman"/>
          <w:color w:val="0070C0"/>
          <w:sz w:val="21"/>
          <w:szCs w:val="21"/>
          <w:lang w:eastAsia="en-IN"/>
        </w:rPr>
        <w:t>     id={'</w:t>
      </w:r>
      <w:proofErr w:type="spellStart"/>
      <w:r w:rsidRPr="03ADBAC0" w:rsidR="6AD95719">
        <w:rPr>
          <w:rFonts w:ascii="Consolas" w:hAnsi="Consolas" w:eastAsia="Times New Roman" w:cs="Times New Roman"/>
          <w:color w:val="0070C0"/>
          <w:sz w:val="21"/>
          <w:szCs w:val="21"/>
          <w:lang w:eastAsia="en-IN"/>
        </w:rPr>
        <w:t>cr_response_name</w:t>
      </w:r>
      <w:proofErr w:type="spellEnd"/>
      <w:r w:rsidRPr="03ADBAC0" w:rsidR="07DD4E0F">
        <w:rPr>
          <w:rFonts w:ascii="Consolas" w:hAnsi="Consolas" w:eastAsia="Times New Roman" w:cs="Times New Roman"/>
          <w:color w:val="0070C0"/>
          <w:sz w:val="21"/>
          <w:szCs w:val="21"/>
          <w:lang w:eastAsia="en-IN"/>
        </w:rPr>
        <w:t>'} </w:t>
      </w:r>
    </w:p>
    <w:p w:rsidRPr="00444D45" w:rsidR="00444D45" w:rsidP="03ADBAC0" w:rsidRDefault="00FB466D" w14:paraId="174AE989" w14:textId="66B63D9F">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6AD95719">
        <w:rPr>
          <w:rFonts w:ascii="Consolas" w:hAnsi="Consolas" w:eastAsia="Times New Roman" w:cs="Times New Roman"/>
          <w:color w:val="0070C0"/>
          <w:sz w:val="21"/>
          <w:szCs w:val="21"/>
          <w:lang w:eastAsia="en-IN"/>
        </w:rPr>
        <w:t>     type={'text</w:t>
      </w:r>
      <w:r w:rsidRPr="03ADBAC0" w:rsidR="07DD4E0F">
        <w:rPr>
          <w:rFonts w:ascii="Consolas" w:hAnsi="Consolas" w:eastAsia="Times New Roman" w:cs="Times New Roman"/>
          <w:color w:val="0070C0"/>
          <w:sz w:val="21"/>
          <w:szCs w:val="21"/>
          <w:lang w:eastAsia="en-IN"/>
        </w:rPr>
        <w:t>'} </w:t>
      </w:r>
    </w:p>
    <w:p w:rsidRPr="00444D45" w:rsidR="00444D45" w:rsidP="03ADBAC0" w:rsidRDefault="00444D45" w14:paraId="2FEDDAA1" w14:textId="32FE7C6D">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name={</w:t>
      </w:r>
      <w:r w:rsidRPr="03ADBAC0" w:rsidR="6AD95719">
        <w:rPr>
          <w:rFonts w:ascii="Consolas" w:hAnsi="Consolas" w:eastAsia="Times New Roman" w:cs="Times New Roman"/>
          <w:color w:val="0070C0"/>
          <w:sz w:val="21"/>
          <w:szCs w:val="21"/>
          <w:lang w:eastAsia="en-IN"/>
        </w:rPr>
        <w:t>'</w:t>
      </w:r>
      <w:proofErr w:type="spellStart"/>
      <w:r w:rsidRPr="03ADBAC0" w:rsidR="6AD95719">
        <w:rPr>
          <w:rFonts w:ascii="Consolas" w:hAnsi="Consolas" w:eastAsia="Times New Roman" w:cs="Times New Roman"/>
          <w:color w:val="0070C0"/>
          <w:sz w:val="21"/>
          <w:szCs w:val="21"/>
          <w:lang w:eastAsia="en-IN"/>
        </w:rPr>
        <w:t>cr_response_name</w:t>
      </w:r>
      <w:proofErr w:type="spellEnd"/>
      <w:r w:rsidRPr="03ADBAC0" w:rsidR="6AD95719">
        <w:rPr>
          <w:rFonts w:ascii="Consolas" w:hAnsi="Consolas" w:eastAsia="Times New Roman" w:cs="Times New Roman"/>
          <w:color w:val="0070C0"/>
          <w:sz w:val="21"/>
          <w:szCs w:val="21"/>
          <w:lang w:eastAsia="en-IN"/>
        </w:rPr>
        <w:t>'</w:t>
      </w:r>
      <w:r w:rsidRPr="03ADBAC0" w:rsidR="07DD4E0F">
        <w:rPr>
          <w:rFonts w:ascii="Consolas" w:hAnsi="Consolas" w:eastAsia="Times New Roman" w:cs="Times New Roman"/>
          <w:color w:val="0070C0"/>
          <w:sz w:val="21"/>
          <w:szCs w:val="21"/>
          <w:lang w:eastAsia="en-IN"/>
        </w:rPr>
        <w:t>} </w:t>
      </w:r>
    </w:p>
    <w:p w:rsidRPr="00444D45" w:rsidR="00444D45" w:rsidP="03ADBAC0" w:rsidRDefault="00444D45" w14:paraId="52E90C42" w14:textId="1A58CFB4">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w:t>
      </w:r>
      <w:r w:rsidRPr="03ADBAC0" w:rsidR="6AD95719">
        <w:rPr>
          <w:rFonts w:ascii="Consolas" w:hAnsi="Consolas" w:eastAsia="Times New Roman" w:cs="Times New Roman"/>
          <w:color w:val="0070C0"/>
          <w:sz w:val="21"/>
          <w:szCs w:val="21"/>
          <w:lang w:eastAsia="en-IN"/>
        </w:rPr>
        <w:t> label</w:t>
      </w:r>
      <w:proofErr w:type="gramStart"/>
      <w:r w:rsidRPr="03ADBAC0" w:rsidR="6AD95719">
        <w:rPr>
          <w:rFonts w:ascii="Consolas" w:hAnsi="Consolas" w:eastAsia="Times New Roman" w:cs="Times New Roman"/>
          <w:color w:val="0070C0"/>
          <w:sz w:val="21"/>
          <w:szCs w:val="21"/>
          <w:lang w:eastAsia="en-IN"/>
        </w:rPr>
        <w:t>={</w:t>
      </w:r>
      <w:proofErr w:type="gramEnd"/>
      <w:r w:rsidRPr="03ADBAC0" w:rsidR="6AD95719">
        <w:rPr>
          <w:rFonts w:ascii="Consolas" w:hAnsi="Consolas" w:eastAsia="Times New Roman" w:cs="Times New Roman"/>
          <w:color w:val="0070C0"/>
          <w:sz w:val="21"/>
          <w:szCs w:val="21"/>
          <w:lang w:eastAsia="en-IN"/>
        </w:rPr>
        <w:t>{code: </w:t>
      </w:r>
      <w:r w:rsidRPr="03ADBAC0" w:rsidR="6AD95719">
        <w:rPr>
          <w:rFonts w:ascii="Consolas" w:hAnsi="Consolas" w:eastAsia="Times New Roman" w:cs="Times New Roman"/>
          <w:color w:val="0070C0"/>
          <w:sz w:val="21"/>
          <w:szCs w:val="21"/>
          <w:lang w:eastAsia="en-IN"/>
        </w:rPr>
        <w:t>'</w:t>
      </w:r>
      <w:proofErr w:type="spellStart"/>
      <w:r w:rsidRPr="03ADBAC0" w:rsidR="6AD95719">
        <w:rPr>
          <w:rFonts w:ascii="Consolas" w:hAnsi="Consolas" w:eastAsia="Times New Roman" w:cs="Times New Roman"/>
          <w:color w:val="0070C0"/>
          <w:sz w:val="21"/>
          <w:szCs w:val="21"/>
          <w:lang w:eastAsia="en-IN"/>
        </w:rPr>
        <w:t>cr_response_name</w:t>
      </w:r>
      <w:proofErr w:type="spellEnd"/>
      <w:r w:rsidRPr="03ADBAC0" w:rsidR="6AD95719">
        <w:rPr>
          <w:rFonts w:ascii="Consolas" w:hAnsi="Consolas" w:eastAsia="Times New Roman" w:cs="Times New Roman"/>
          <w:color w:val="0070C0"/>
          <w:sz w:val="21"/>
          <w:szCs w:val="21"/>
          <w:lang w:eastAsia="en-IN"/>
        </w:rPr>
        <w:t>'</w:t>
      </w:r>
      <w:r w:rsidRPr="03ADBAC0" w:rsidR="07DD4E0F">
        <w:rPr>
          <w:rFonts w:ascii="Consolas" w:hAnsi="Consolas" w:eastAsia="Times New Roman" w:cs="Times New Roman"/>
          <w:color w:val="0070C0"/>
          <w:sz w:val="21"/>
          <w:szCs w:val="21"/>
          <w:lang w:eastAsia="en-IN"/>
        </w:rPr>
        <w:t>, </w:t>
      </w:r>
    </w:p>
    <w:p w:rsidRPr="00444D45" w:rsidR="00444D45" w:rsidP="03ADBAC0" w:rsidRDefault="00444D45" w14:paraId="51881B8A" w14:textId="7777777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w:t>
      </w:r>
      <w:proofErr w:type="spellStart"/>
      <w:r w:rsidRPr="03ADBAC0" w:rsidR="07DD4E0F">
        <w:rPr>
          <w:rFonts w:ascii="Consolas" w:hAnsi="Consolas" w:eastAsia="Times New Roman" w:cs="Times New Roman"/>
          <w:color w:val="0070C0"/>
          <w:sz w:val="21"/>
          <w:szCs w:val="21"/>
          <w:lang w:eastAsia="en-IN"/>
        </w:rPr>
        <w:t>addColon</w:t>
      </w:r>
      <w:proofErr w:type="spellEnd"/>
      <w:r w:rsidRPr="03ADBAC0" w:rsidR="07DD4E0F">
        <w:rPr>
          <w:rFonts w:ascii="Consolas" w:hAnsi="Consolas" w:eastAsia="Times New Roman" w:cs="Times New Roman"/>
          <w:color w:val="0070C0"/>
          <w:sz w:val="21"/>
          <w:szCs w:val="21"/>
          <w:lang w:eastAsia="en-IN"/>
        </w:rPr>
        <w:t>: true, </w:t>
      </w:r>
    </w:p>
    <w:p w:rsidRPr="00444D45" w:rsidR="00444D45" w:rsidP="03ADBAC0" w:rsidRDefault="00444D45" w14:paraId="6D95559F" w14:textId="4728EA66">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w:t>
      </w:r>
      <w:r w:rsidRPr="03ADBAC0" w:rsidR="5674C458">
        <w:rPr>
          <w:rFonts w:ascii="Consolas" w:hAnsi="Consolas" w:eastAsia="Times New Roman" w:cs="Times New Roman"/>
          <w:color w:val="0070C0"/>
          <w:sz w:val="21"/>
          <w:szCs w:val="21"/>
          <w:lang w:eastAsia="en-IN"/>
        </w:rPr>
        <w:t xml:space="preserve"> </w:t>
      </w:r>
      <w:r w:rsidRPr="03ADBAC0" w:rsidR="07DD4E0F">
        <w:rPr>
          <w:rFonts w:ascii="Consolas" w:hAnsi="Consolas" w:eastAsia="Times New Roman" w:cs="Times New Roman"/>
          <w:color w:val="0070C0"/>
          <w:sz w:val="21"/>
          <w:szCs w:val="21"/>
          <w:lang w:eastAsia="en-IN"/>
        </w:rPr>
        <w:t>className: 'text-right', </w:t>
      </w:r>
    </w:p>
    <w:p w:rsidRPr="00444D45" w:rsidR="00444D45" w:rsidP="03ADBAC0" w:rsidRDefault="00444D45" w14:paraId="1502A276" w14:textId="77776190">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style: {marginTop: '5px'} </w:t>
      </w:r>
    </w:p>
    <w:p w:rsidRPr="00444D45" w:rsidR="00444D45" w:rsidP="03ADBAC0" w:rsidRDefault="00444D45" w14:paraId="211F3959" w14:textId="77777777">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 </w:t>
      </w:r>
    </w:p>
    <w:p w:rsidRPr="00444D45" w:rsidR="00444D45" w:rsidP="03ADBAC0" w:rsidRDefault="00444D45" w14:paraId="45E7D2D0" w14:textId="77777777">
      <w:pPr>
        <w:pStyle w:val="Normal"/>
        <w:bidi w:val="0"/>
        <w:spacing w:beforeAutospacing="on" w:afterAutospacing="on" w:line="360" w:lineRule="auto"/>
        <w:ind w:left="2880" w:right="0" w:firstLine="72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inline={true} </w:t>
      </w:r>
    </w:p>
    <w:p w:rsidRPr="004E370E" w:rsidR="00444D45" w:rsidP="03ADBAC0" w:rsidRDefault="00444D45" w14:paraId="7E2F434A" w14:textId="0981980F">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07DD4E0F">
        <w:rPr>
          <w:rFonts w:ascii="Consolas" w:hAnsi="Consolas" w:eastAsia="Times New Roman" w:cs="Times New Roman"/>
          <w:color w:val="0070C0"/>
          <w:sz w:val="21"/>
          <w:szCs w:val="21"/>
          <w:lang w:eastAsia="en-IN"/>
        </w:rPr>
        <w:t> /&gt; </w:t>
      </w:r>
    </w:p>
    <w:p w:rsidR="3C3C3ADE" w:rsidP="004E6AA1" w:rsidRDefault="3C3C3ADE" w14:paraId="2EDB5864" w14:textId="079F9EDB">
      <w:pPr>
        <w:pStyle w:val="ListParagraph"/>
        <w:numPr>
          <w:ilvl w:val="2"/>
          <w:numId w:val="5"/>
        </w:numPr>
        <w:spacing w:line="360" w:lineRule="auto"/>
        <w:ind w:left="2160"/>
        <w:jc w:val="both"/>
        <w:rPr>
          <w:rFonts w:ascii="Cambria" w:hAnsi="Cambria" w:eastAsia="Cambria" w:cs="Cambria"/>
          <w:color w:val="000000" w:themeColor="text1"/>
          <w:sz w:val="24"/>
          <w:szCs w:val="24"/>
        </w:rPr>
      </w:pPr>
      <w:r w:rsidRPr="154AEB93">
        <w:rPr>
          <w:rFonts w:ascii="Cambria" w:hAnsi="Cambria" w:eastAsia="Cambria" w:cs="Cambria"/>
          <w:sz w:val="24"/>
          <w:szCs w:val="24"/>
        </w:rPr>
        <w:t>Required constants, labels and messages will be added in the appropriate files.</w:t>
      </w:r>
    </w:p>
    <w:p w:rsidR="3C3C3ADE" w:rsidP="004E6AA1" w:rsidRDefault="22E3B42A" w14:paraId="6CFFD21B" w14:textId="125E1164">
      <w:pPr>
        <w:pStyle w:val="ListParagraph"/>
        <w:numPr>
          <w:ilvl w:val="2"/>
          <w:numId w:val="5"/>
        </w:numPr>
        <w:spacing w:line="360" w:lineRule="auto"/>
        <w:ind w:left="2160"/>
        <w:jc w:val="both"/>
        <w:rPr>
          <w:rFonts w:ascii="Cambria" w:hAnsi="Cambria" w:eastAsia="Cambria" w:cs="Cambria"/>
          <w:color w:val="000000" w:themeColor="text1"/>
          <w:sz w:val="24"/>
          <w:szCs w:val="24"/>
        </w:rPr>
      </w:pPr>
      <w:r w:rsidRPr="48013E08">
        <w:rPr>
          <w:rFonts w:ascii="Cambria" w:hAnsi="Cambria" w:eastAsia="Cambria" w:cs="Cambria"/>
          <w:sz w:val="24"/>
          <w:szCs w:val="24"/>
        </w:rPr>
        <w:t xml:space="preserve">Test files will be created for all the jsx files and located in the same </w:t>
      </w:r>
      <w:r w:rsidR="00666198">
        <w:rPr>
          <w:rFonts w:ascii="Cambria" w:hAnsi="Cambria" w:eastAsia="Cambria" w:cs="Cambria"/>
          <w:sz w:val="24"/>
          <w:szCs w:val="24"/>
        </w:rPr>
        <w:t>cr_</w:t>
      </w:r>
      <w:r w:rsidR="00843DD3">
        <w:rPr>
          <w:rFonts w:ascii="Cambria" w:hAnsi="Cambria" w:eastAsia="Cambria" w:cs="Cambria"/>
          <w:sz w:val="24"/>
          <w:szCs w:val="24"/>
        </w:rPr>
        <w:t>dd</w:t>
      </w:r>
      <w:r w:rsidRPr="48013E08" w:rsidR="65599912">
        <w:rPr>
          <w:rFonts w:ascii="Cambria" w:hAnsi="Cambria" w:eastAsia="Cambria" w:cs="Cambria"/>
          <w:sz w:val="24"/>
          <w:szCs w:val="24"/>
        </w:rPr>
        <w:t xml:space="preserve"> </w:t>
      </w:r>
      <w:r w:rsidRPr="48013E08">
        <w:rPr>
          <w:rFonts w:ascii="Cambria" w:hAnsi="Cambria" w:eastAsia="Cambria" w:cs="Cambria"/>
          <w:sz w:val="24"/>
          <w:szCs w:val="24"/>
        </w:rPr>
        <w:t>folder itself.</w:t>
      </w:r>
    </w:p>
    <w:p w:rsidR="3C3C3ADE" w:rsidP="004E6AA1" w:rsidRDefault="3C3C3ADE" w14:paraId="0A55B64C" w14:textId="1C382C8C">
      <w:pPr>
        <w:pStyle w:val="ListParagraph"/>
        <w:numPr>
          <w:ilvl w:val="2"/>
          <w:numId w:val="5"/>
        </w:numPr>
        <w:spacing w:line="360" w:lineRule="auto"/>
        <w:ind w:left="2160"/>
        <w:jc w:val="both"/>
        <w:rPr>
          <w:color w:val="000000" w:themeColor="text1"/>
          <w:sz w:val="24"/>
          <w:szCs w:val="24"/>
        </w:rPr>
      </w:pPr>
      <w:r w:rsidRPr="154AEB93">
        <w:rPr>
          <w:rFonts w:ascii="Cambria" w:hAnsi="Cambria" w:eastAsia="Cambria" w:cs="Cambria"/>
          <w:sz w:val="24"/>
          <w:szCs w:val="24"/>
        </w:rPr>
        <w:lastRenderedPageBreak/>
        <w:t xml:space="preserve">New component </w:t>
      </w:r>
      <w:r w:rsidR="00666198">
        <w:rPr>
          <w:rFonts w:ascii="Cambria" w:hAnsi="Cambria" w:eastAsia="Times New Roman" w:cs="Calibri"/>
          <w:color w:val="auto"/>
          <w:sz w:val="24"/>
          <w:szCs w:val="24"/>
          <w:lang w:eastAsia="en-IN"/>
        </w:rPr>
        <w:t>CR</w:t>
      </w:r>
      <w:r w:rsidR="00331AA7">
        <w:rPr>
          <w:rFonts w:ascii="Cambria" w:hAnsi="Cambria" w:eastAsia="Times New Roman" w:cs="Calibri"/>
          <w:color w:val="auto"/>
          <w:sz w:val="24"/>
          <w:szCs w:val="24"/>
          <w:lang w:eastAsia="en-IN"/>
        </w:rPr>
        <w:t>DD</w:t>
      </w:r>
      <w:r w:rsidRPr="154AEB93" w:rsidR="00843DD3">
        <w:rPr>
          <w:rFonts w:ascii="Cambria" w:hAnsi="Cambria" w:eastAsia="Cambria" w:cs="Cambria"/>
          <w:sz w:val="24"/>
          <w:szCs w:val="24"/>
        </w:rPr>
        <w:t xml:space="preserve"> </w:t>
      </w:r>
      <w:r w:rsidRPr="154AEB93">
        <w:rPr>
          <w:rFonts w:ascii="Cambria" w:hAnsi="Cambria" w:eastAsia="Cambria" w:cs="Cambria"/>
          <w:sz w:val="24"/>
          <w:szCs w:val="24"/>
        </w:rPr>
        <w:t>will be imported and mapped with the unique item code in the CreateInterface.jsx.</w:t>
      </w:r>
    </w:p>
    <w:p w:rsidR="43BA9887" w:rsidP="154AEB93" w:rsidRDefault="43BA9887" w14:paraId="003F54D3" w14:textId="3312120C">
      <w:pPr>
        <w:ind w:firstLine="720"/>
        <w:jc w:val="both"/>
      </w:pPr>
      <w:r w:rsidRPr="154AEB93">
        <w:rPr>
          <w:rFonts w:ascii="Cambria" w:hAnsi="Cambria" w:eastAsia="Cambria" w:cs="Cambria"/>
          <w:b/>
          <w:bCs/>
          <w:i/>
          <w:iCs/>
          <w:color w:val="000000" w:themeColor="text1"/>
          <w:sz w:val="24"/>
          <w:szCs w:val="24"/>
        </w:rPr>
        <w:t>Response:</w:t>
      </w:r>
    </w:p>
    <w:p w:rsidR="5307D031" w:rsidP="03ADBAC0" w:rsidRDefault="297A2745" w14:paraId="796D0608" w14:textId="132573F7">
      <w:pPr>
        <w:pStyle w:val="ListParagraph"/>
        <w:numPr>
          <w:ilvl w:val="2"/>
          <w:numId w:val="4"/>
        </w:numPr>
        <w:spacing w:line="360" w:lineRule="auto"/>
        <w:jc w:val="both"/>
        <w:rPr>
          <w:rFonts w:ascii="Cambria" w:hAnsi="Cambria" w:eastAsia="Cambria" w:cs="Cambria"/>
          <w:color w:val="000000" w:themeColor="text1" w:themeTint="FF" w:themeShade="FF"/>
          <w:sz w:val="24"/>
          <w:szCs w:val="24"/>
        </w:rPr>
      </w:pPr>
      <w:r w:rsidRPr="241D1C5C" w:rsidR="532C8CC7">
        <w:rPr>
          <w:rFonts w:ascii="Cambria" w:hAnsi="Cambria" w:eastAsia="Cambria" w:cs="Cambria"/>
          <w:sz w:val="24"/>
          <w:szCs w:val="24"/>
        </w:rPr>
        <w:t>One new folder ‘</w:t>
      </w:r>
      <w:proofErr w:type="spellStart"/>
      <w:r w:rsidRPr="241D1C5C" w:rsidR="3F2B17C3">
        <w:rPr>
          <w:rFonts w:ascii="Cambria" w:hAnsi="Cambria" w:eastAsia="Cambria" w:cs="Cambria"/>
          <w:sz w:val="24"/>
          <w:szCs w:val="24"/>
        </w:rPr>
        <w:t>cr_dd</w:t>
      </w:r>
      <w:proofErr w:type="spellEnd"/>
      <w:r w:rsidRPr="241D1C5C" w:rsidR="532C8CC7">
        <w:rPr>
          <w:rFonts w:ascii="Cambria" w:hAnsi="Cambria" w:eastAsia="Cambria" w:cs="Cambria"/>
          <w:sz w:val="24"/>
          <w:szCs w:val="24"/>
        </w:rPr>
        <w:t>’ will be created in components/display/</w:t>
      </w:r>
      <w:r w:rsidRPr="241D1C5C" w:rsidR="5E58356A">
        <w:rPr>
          <w:rFonts w:ascii="Cambria" w:hAnsi="Cambria" w:eastAsia="Cambria" w:cs="Cambria"/>
          <w:sz w:val="24"/>
          <w:szCs w:val="24"/>
        </w:rPr>
        <w:t xml:space="preserve">item/ </w:t>
      </w:r>
      <w:r w:rsidRPr="241D1C5C" w:rsidR="532C8CC7">
        <w:rPr>
          <w:rFonts w:ascii="Cambria" w:hAnsi="Cambria" w:eastAsia="Cambria" w:cs="Cambria"/>
          <w:sz w:val="24"/>
          <w:szCs w:val="24"/>
        </w:rPr>
        <w:t xml:space="preserve">for creating the </w:t>
      </w:r>
      <w:r w:rsidRPr="241D1C5C" w:rsidR="0D79A27F">
        <w:rPr>
          <w:rFonts w:ascii="Cambria" w:hAnsi="Cambria" w:eastAsia="Cambria" w:cs="Cambria"/>
          <w:sz w:val="24"/>
          <w:szCs w:val="24"/>
        </w:rPr>
        <w:t xml:space="preserve">main </w:t>
      </w:r>
      <w:r w:rsidRPr="241D1C5C" w:rsidR="532C8CC7">
        <w:rPr>
          <w:rFonts w:ascii="Cambria" w:hAnsi="Cambria" w:eastAsia="Cambria" w:cs="Cambria"/>
          <w:sz w:val="24"/>
          <w:szCs w:val="24"/>
        </w:rPr>
        <w:t xml:space="preserve">response component for </w:t>
      </w:r>
      <w:r w:rsidRPr="241D1C5C" w:rsidR="7964BA74">
        <w:rPr>
          <w:rFonts w:ascii="Cambria" w:hAnsi="Cambria" w:eastAsia="Cambria" w:cs="Cambria"/>
          <w:sz w:val="24"/>
          <w:szCs w:val="24"/>
        </w:rPr>
        <w:t xml:space="preserve">Constructed </w:t>
      </w:r>
      <w:commentRangeStart w:id="529743029"/>
      <w:r w:rsidRPr="241D1C5C" w:rsidR="7964BA74">
        <w:rPr>
          <w:rFonts w:ascii="Cambria" w:hAnsi="Cambria" w:eastAsia="Cambria" w:cs="Cambria"/>
          <w:sz w:val="24"/>
          <w:szCs w:val="24"/>
        </w:rPr>
        <w:t>Response</w:t>
      </w:r>
      <w:commentRangeEnd w:id="529743029"/>
      <w:r>
        <w:rPr>
          <w:rStyle w:val="CommentReference"/>
        </w:rPr>
        <w:commentReference w:id="529743029"/>
      </w:r>
      <w:r w:rsidRPr="241D1C5C" w:rsidR="7964BA74">
        <w:rPr>
          <w:rFonts w:ascii="Cambria" w:hAnsi="Cambria" w:eastAsia="Cambria" w:cs="Cambria"/>
          <w:sz w:val="24"/>
          <w:szCs w:val="24"/>
        </w:rPr>
        <w:t xml:space="preserve"> and Drop-down items</w:t>
      </w:r>
      <w:r w:rsidRPr="241D1C5C" w:rsidR="532C8CC7">
        <w:rPr>
          <w:rFonts w:ascii="Cambria" w:hAnsi="Cambria" w:eastAsia="Cambria" w:cs="Cambria"/>
          <w:sz w:val="24"/>
          <w:szCs w:val="24"/>
        </w:rPr>
        <w:t>.</w:t>
      </w:r>
    </w:p>
    <w:p w:rsidR="5307D031" w:rsidP="004E6AA1" w:rsidRDefault="00837390" w14:paraId="7F229789" w14:textId="50207D32">
      <w:pPr>
        <w:pStyle w:val="ListParagraph"/>
        <w:numPr>
          <w:ilvl w:val="2"/>
          <w:numId w:val="4"/>
        </w:numPr>
        <w:spacing w:line="360" w:lineRule="auto"/>
        <w:jc w:val="both"/>
        <w:rPr>
          <w:rFonts w:ascii="Cambria" w:hAnsi="Cambria" w:eastAsia="Cambria" w:cs="Cambria"/>
          <w:color w:val="000000" w:themeColor="text1"/>
          <w:sz w:val="24"/>
          <w:szCs w:val="24"/>
        </w:rPr>
      </w:pPr>
      <w:proofErr w:type="spellStart"/>
      <w:r w:rsidRPr="03ADBAC0" w:rsidR="6422E698">
        <w:rPr>
          <w:rFonts w:ascii="Cambria" w:hAnsi="Cambria" w:eastAsia="Cambria" w:cs="Cambria"/>
          <w:sz w:val="24"/>
          <w:szCs w:val="24"/>
        </w:rPr>
        <w:t>CRDD</w:t>
      </w:r>
      <w:r w:rsidRPr="03ADBAC0" w:rsidR="532C8CC7">
        <w:rPr>
          <w:rFonts w:ascii="Cambria" w:hAnsi="Cambria" w:eastAsia="Cambria" w:cs="Cambria"/>
          <w:sz w:val="24"/>
          <w:szCs w:val="24"/>
        </w:rPr>
        <w:t>Response</w:t>
      </w:r>
      <w:r w:rsidRPr="03ADBAC0" w:rsidR="1E795DBF">
        <w:rPr>
          <w:rFonts w:ascii="Cambria" w:hAnsi="Cambria" w:eastAsia="Cambria" w:cs="Cambria"/>
          <w:sz w:val="24"/>
          <w:szCs w:val="24"/>
        </w:rPr>
        <w:t>s</w:t>
      </w:r>
      <w:r w:rsidRPr="03ADBAC0" w:rsidR="532C8CC7">
        <w:rPr>
          <w:rFonts w:ascii="Cambria" w:hAnsi="Cambria" w:eastAsia="Cambria" w:cs="Cambria"/>
          <w:sz w:val="24"/>
          <w:szCs w:val="24"/>
        </w:rPr>
        <w:t>.jsx</w:t>
      </w:r>
      <w:proofErr w:type="spellEnd"/>
      <w:r w:rsidRPr="03ADBAC0" w:rsidR="532C8CC7">
        <w:rPr>
          <w:rFonts w:ascii="Cambria" w:hAnsi="Cambria" w:eastAsia="Cambria" w:cs="Cambria"/>
          <w:sz w:val="24"/>
          <w:szCs w:val="24"/>
        </w:rPr>
        <w:t xml:space="preserve"> is the main </w:t>
      </w:r>
      <w:r w:rsidRPr="03ADBAC0" w:rsidR="532C8CC7">
        <w:rPr>
          <w:rFonts w:ascii="Cambria" w:hAnsi="Cambria" w:eastAsia="Cambria" w:cs="Cambria"/>
          <w:sz w:val="24"/>
          <w:szCs w:val="24"/>
        </w:rPr>
        <w:t>component</w:t>
      </w:r>
      <w:r w:rsidRPr="03ADBAC0" w:rsidR="37E0C557">
        <w:rPr>
          <w:rFonts w:ascii="Cambria" w:hAnsi="Cambria" w:eastAsia="Cambria" w:cs="Cambria"/>
          <w:sz w:val="24"/>
          <w:szCs w:val="24"/>
        </w:rPr>
        <w:t xml:space="preserve"> of responses</w:t>
      </w:r>
      <w:r w:rsidRPr="03ADBAC0" w:rsidR="532C8CC7">
        <w:rPr>
          <w:rFonts w:ascii="Cambria" w:hAnsi="Cambria" w:eastAsia="Cambria" w:cs="Cambria"/>
          <w:sz w:val="24"/>
          <w:szCs w:val="24"/>
        </w:rPr>
        <w:t xml:space="preserve"> that will receive the inputs and pass that to </w:t>
      </w:r>
      <w:r w:rsidRPr="03ADBAC0" w:rsidR="48EFC99B">
        <w:rPr>
          <w:rFonts w:ascii="Cambria" w:hAnsi="Cambria" w:eastAsia="Cambria" w:cs="Cambria"/>
          <w:sz w:val="24"/>
          <w:szCs w:val="24"/>
        </w:rPr>
        <w:t xml:space="preserve">CRDD </w:t>
      </w:r>
      <w:r w:rsidRPr="03ADBAC0" w:rsidR="4A1187D2">
        <w:rPr>
          <w:rFonts w:ascii="Cambria" w:hAnsi="Cambria" w:eastAsia="Cambria" w:cs="Cambria"/>
          <w:sz w:val="24"/>
          <w:szCs w:val="24"/>
        </w:rPr>
        <w:t xml:space="preserve">response </w:t>
      </w:r>
      <w:r w:rsidRPr="03ADBAC0" w:rsidR="532C8CC7">
        <w:rPr>
          <w:rFonts w:ascii="Cambria" w:hAnsi="Cambria" w:eastAsia="Cambria" w:cs="Cambria"/>
          <w:sz w:val="24"/>
          <w:szCs w:val="24"/>
        </w:rPr>
        <w:t>sub-components.</w:t>
      </w:r>
    </w:p>
    <w:p w:rsidR="43E7BFA0" w:rsidP="03ADBAC0" w:rsidRDefault="43E7BFA0" w14:paraId="1ADFDE35" w14:textId="0EDF0258">
      <w:pPr>
        <w:pStyle w:val="Normal"/>
        <w:bidi w:val="0"/>
        <w:spacing w:beforeAutospacing="on" w:afterAutospacing="on" w:line="360" w:lineRule="auto"/>
        <w:ind w:left="2160" w:right="0"/>
        <w:jc w:val="both"/>
        <w:rPr>
          <w:rFonts w:ascii="Consolas" w:hAnsi="Consolas" w:eastAsia="Times New Roman" w:cs="Times New Roman"/>
          <w:color w:val="0070C0"/>
          <w:sz w:val="21"/>
          <w:szCs w:val="21"/>
          <w:lang w:eastAsia="en-IN"/>
        </w:rPr>
      </w:pPr>
      <w:r w:rsidRPr="03ADBAC0" w:rsidR="43E7BFA0">
        <w:rPr>
          <w:rFonts w:ascii="Consolas" w:hAnsi="Consolas" w:eastAsia="Times New Roman" w:cs="Times New Roman"/>
          <w:color w:val="0070C0"/>
          <w:sz w:val="21"/>
          <w:szCs w:val="21"/>
          <w:lang w:eastAsia="en-IN"/>
        </w:rPr>
        <w:t xml:space="preserve">   Import </w:t>
      </w:r>
      <w:r w:rsidRPr="03ADBAC0" w:rsidR="43E7BFA0">
        <w:rPr>
          <w:rFonts w:ascii="Consolas" w:hAnsi="Consolas" w:eastAsia="Consolas" w:cs="Consolas"/>
          <w:b w:val="0"/>
          <w:bCs w:val="0"/>
          <w:i w:val="0"/>
          <w:iCs w:val="0"/>
          <w:color w:val="0070C0"/>
          <w:sz w:val="21"/>
          <w:szCs w:val="21"/>
        </w:rPr>
        <w:t xml:space="preserve">ConstructedResponse </w:t>
      </w:r>
      <w:r w:rsidRPr="03ADBAC0" w:rsidR="43E7BFA0">
        <w:rPr>
          <w:rFonts w:ascii="Consolas" w:hAnsi="Consolas" w:eastAsia="Times New Roman" w:cs="Times New Roman"/>
          <w:color w:val="0070C0"/>
          <w:sz w:val="21"/>
          <w:szCs w:val="21"/>
          <w:lang w:eastAsia="en-IN"/>
        </w:rPr>
        <w:t>from './</w:t>
      </w:r>
      <w:proofErr w:type="spellStart"/>
      <w:r w:rsidRPr="03ADBAC0" w:rsidR="43E7BFA0">
        <w:rPr>
          <w:rFonts w:ascii="Consolas" w:hAnsi="Consolas" w:eastAsia="Consolas" w:cs="Consolas"/>
          <w:b w:val="0"/>
          <w:bCs w:val="0"/>
          <w:i w:val="0"/>
          <w:iCs w:val="0"/>
          <w:color w:val="0070C0"/>
          <w:sz w:val="21"/>
          <w:szCs w:val="21"/>
        </w:rPr>
        <w:t>ConstructedResponse</w:t>
      </w:r>
      <w:proofErr w:type="spellEnd"/>
      <w:r w:rsidRPr="03ADBAC0" w:rsidR="43E7BFA0">
        <w:rPr>
          <w:rFonts w:ascii="Consolas" w:hAnsi="Consolas" w:eastAsia="Times New Roman" w:cs="Times New Roman"/>
          <w:color w:val="0070C0"/>
          <w:sz w:val="21"/>
          <w:szCs w:val="21"/>
          <w:lang w:eastAsia="en-IN"/>
        </w:rPr>
        <w:t>; </w:t>
      </w:r>
    </w:p>
    <w:p w:rsidR="43E7BFA0" w:rsidP="03ADBAC0" w:rsidRDefault="43E7BFA0" w14:paraId="009477B6" w14:textId="6F3A140A">
      <w:pPr>
        <w:pStyle w:val="Normal"/>
        <w:bidi w:val="0"/>
        <w:spacing w:beforeAutospacing="on" w:afterAutospacing="on" w:line="360" w:lineRule="auto"/>
        <w:ind w:left="2160" w:right="0"/>
        <w:jc w:val="both"/>
        <w:rPr>
          <w:rFonts w:ascii="Consolas" w:hAnsi="Consolas" w:eastAsia="Times New Roman" w:cs="Times New Roman"/>
          <w:color w:val="0070C0"/>
          <w:sz w:val="21"/>
          <w:szCs w:val="21"/>
          <w:lang w:eastAsia="en-IN"/>
        </w:rPr>
      </w:pPr>
      <w:r w:rsidRPr="03ADBAC0" w:rsidR="43E7BFA0">
        <w:rPr>
          <w:rFonts w:ascii="Consolas" w:hAnsi="Consolas" w:eastAsia="Consolas" w:cs="Consolas"/>
          <w:b w:val="0"/>
          <w:bCs w:val="0"/>
          <w:i w:val="0"/>
          <w:iCs w:val="0"/>
          <w:color w:val="0070C0"/>
          <w:sz w:val="21"/>
          <w:szCs w:val="21"/>
        </w:rPr>
        <w:t xml:space="preserve"> </w:t>
      </w:r>
      <w:r w:rsidRPr="03ADBAC0" w:rsidR="43E7BFA0">
        <w:rPr>
          <w:rFonts w:ascii="Consolas" w:hAnsi="Consolas" w:eastAsia="Times New Roman" w:cs="Times New Roman"/>
          <w:color w:val="0070C0"/>
          <w:sz w:val="21"/>
          <w:szCs w:val="21"/>
          <w:lang w:eastAsia="en-IN"/>
        </w:rPr>
        <w:t xml:space="preserve">  Import </w:t>
      </w:r>
      <w:r w:rsidRPr="03ADBAC0" w:rsidR="5E774D50">
        <w:rPr>
          <w:rFonts w:ascii="Consolas" w:hAnsi="Consolas" w:eastAsia="Consolas" w:cs="Consolas"/>
          <w:b w:val="0"/>
          <w:bCs w:val="0"/>
          <w:i w:val="0"/>
          <w:iCs w:val="0"/>
          <w:color w:val="0070C0"/>
          <w:sz w:val="21"/>
          <w:szCs w:val="21"/>
        </w:rPr>
        <w:t>Dropdown</w:t>
      </w:r>
      <w:r w:rsidRPr="03ADBAC0" w:rsidR="5E774D50">
        <w:rPr>
          <w:rFonts w:ascii="Consolas" w:hAnsi="Consolas" w:eastAsia="Times New Roman" w:cs="Times New Roman"/>
          <w:color w:val="0070C0"/>
          <w:sz w:val="21"/>
          <w:szCs w:val="21"/>
          <w:lang w:eastAsia="en-IN"/>
        </w:rPr>
        <w:t xml:space="preserve"> </w:t>
      </w:r>
      <w:r w:rsidRPr="03ADBAC0" w:rsidR="43E7BFA0">
        <w:rPr>
          <w:rFonts w:ascii="Consolas" w:hAnsi="Consolas" w:eastAsia="Times New Roman" w:cs="Times New Roman"/>
          <w:color w:val="0070C0"/>
          <w:sz w:val="21"/>
          <w:szCs w:val="21"/>
          <w:lang w:eastAsia="en-IN"/>
        </w:rPr>
        <w:t>from './</w:t>
      </w:r>
      <w:r w:rsidRPr="03ADBAC0" w:rsidR="188FD00F">
        <w:rPr>
          <w:rFonts w:ascii="Consolas" w:hAnsi="Consolas" w:eastAsia="Consolas" w:cs="Consolas"/>
          <w:b w:val="0"/>
          <w:bCs w:val="0"/>
          <w:i w:val="0"/>
          <w:iCs w:val="0"/>
          <w:color w:val="0070C0"/>
          <w:sz w:val="21"/>
          <w:szCs w:val="21"/>
        </w:rPr>
        <w:t>Dropdown</w:t>
      </w:r>
      <w:r w:rsidRPr="03ADBAC0" w:rsidR="43E7BFA0">
        <w:rPr>
          <w:rFonts w:ascii="Consolas" w:hAnsi="Consolas" w:eastAsia="Times New Roman" w:cs="Times New Roman"/>
          <w:color w:val="0070C0"/>
          <w:sz w:val="21"/>
          <w:szCs w:val="21"/>
          <w:lang w:eastAsia="en-IN"/>
        </w:rPr>
        <w:t>; </w:t>
      </w:r>
    </w:p>
    <w:p w:rsidR="137B345F" w:rsidP="03ADBAC0" w:rsidRDefault="137B345F" w14:paraId="79461471" w14:textId="12BD9898">
      <w:pPr>
        <w:pStyle w:val="Normal"/>
        <w:bidi w:val="0"/>
        <w:spacing w:beforeAutospacing="on" w:afterAutospacing="on" w:line="360" w:lineRule="auto"/>
        <w:ind w:left="2880" w:right="0"/>
        <w:jc w:val="both"/>
        <w:rPr>
          <w:rFonts w:ascii="Consolas" w:hAnsi="Consolas" w:eastAsia="Times New Roman" w:cs="Times New Roman"/>
          <w:color w:val="0070C0"/>
          <w:sz w:val="21"/>
          <w:szCs w:val="21"/>
          <w:lang w:eastAsia="en-IN"/>
        </w:rPr>
      </w:pPr>
      <w:r w:rsidRPr="03ADBAC0" w:rsidR="137B345F">
        <w:rPr>
          <w:rFonts w:ascii="Consolas" w:hAnsi="Consolas" w:eastAsia="Times New Roman" w:cs="Times New Roman"/>
          <w:color w:val="70AD47" w:themeColor="accent6" w:themeTint="FF" w:themeShade="FF"/>
          <w:sz w:val="21"/>
          <w:szCs w:val="21"/>
          <w:lang w:eastAsia="en-IN"/>
        </w:rPr>
        <w:t>//</w:t>
      </w:r>
      <w:proofErr w:type="spellStart"/>
      <w:r w:rsidRPr="03ADBAC0" w:rsidR="137B345F">
        <w:rPr>
          <w:rFonts w:ascii="Consolas" w:hAnsi="Consolas" w:eastAsia="Times New Roman" w:cs="Times New Roman"/>
          <w:color w:val="70AD47" w:themeColor="accent6" w:themeTint="FF" w:themeShade="FF"/>
          <w:sz w:val="21"/>
          <w:szCs w:val="21"/>
          <w:lang w:eastAsia="en-IN"/>
        </w:rPr>
        <w:t>ConstructedResponse</w:t>
      </w:r>
      <w:proofErr w:type="spellEnd"/>
      <w:r w:rsidRPr="03ADBAC0" w:rsidR="137B345F">
        <w:rPr>
          <w:rFonts w:ascii="Consolas" w:hAnsi="Consolas" w:eastAsia="Times New Roman" w:cs="Times New Roman"/>
          <w:color w:val="70AD47" w:themeColor="accent6" w:themeTint="FF" w:themeShade="FF"/>
          <w:sz w:val="21"/>
          <w:szCs w:val="21"/>
          <w:lang w:eastAsia="en-IN"/>
        </w:rPr>
        <w:t xml:space="preserve"> will be called by passing all the required parameters</w:t>
      </w:r>
      <w:r w:rsidRPr="03ADBAC0" w:rsidR="7351D919">
        <w:rPr>
          <w:rFonts w:ascii="Consolas" w:hAnsi="Consolas" w:eastAsia="Times New Roman" w:cs="Times New Roman"/>
          <w:color w:val="70AD47" w:themeColor="accent6" w:themeTint="FF" w:themeShade="FF"/>
          <w:sz w:val="21"/>
          <w:szCs w:val="21"/>
          <w:lang w:eastAsia="en-IN"/>
        </w:rPr>
        <w:t xml:space="preserve">, if the </w:t>
      </w:r>
      <w:proofErr w:type="spellStart"/>
      <w:r w:rsidRPr="03ADBAC0" w:rsidR="7351D919">
        <w:rPr>
          <w:rFonts w:ascii="Consolas" w:hAnsi="Consolas" w:eastAsia="Times New Roman" w:cs="Times New Roman"/>
          <w:color w:val="70AD47" w:themeColor="accent6" w:themeTint="FF" w:themeShade="FF"/>
          <w:sz w:val="21"/>
          <w:szCs w:val="21"/>
          <w:lang w:eastAsia="en-IN"/>
        </w:rPr>
        <w:t>itemtype</w:t>
      </w:r>
      <w:proofErr w:type="spellEnd"/>
      <w:r w:rsidRPr="03ADBAC0" w:rsidR="7351D919">
        <w:rPr>
          <w:rFonts w:ascii="Consolas" w:hAnsi="Consolas" w:eastAsia="Times New Roman" w:cs="Times New Roman"/>
          <w:color w:val="70AD47" w:themeColor="accent6" w:themeTint="FF" w:themeShade="FF"/>
          <w:sz w:val="21"/>
          <w:szCs w:val="21"/>
          <w:lang w:eastAsia="en-IN"/>
        </w:rPr>
        <w:t xml:space="preserve"> is Constructed Response (I.e., itemTypeCode : 'CR'). </w:t>
      </w:r>
      <w:r w:rsidRPr="03ADBAC0" w:rsidR="137B345F">
        <w:rPr>
          <w:rFonts w:ascii="Consolas" w:hAnsi="Consolas" w:eastAsia="Times New Roman" w:cs="Times New Roman"/>
          <w:color w:val="70AD47" w:themeColor="accent6" w:themeTint="FF" w:themeShade="FF"/>
          <w:sz w:val="21"/>
          <w:szCs w:val="21"/>
          <w:lang w:eastAsia="en-IN"/>
        </w:rPr>
        <w:t> </w:t>
      </w:r>
    </w:p>
    <w:p w:rsidR="43E7BFA0" w:rsidP="03ADBAC0" w:rsidRDefault="43E7BFA0" w14:paraId="02385E25" w14:textId="005F45D6">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43E7BFA0">
        <w:rPr>
          <w:rFonts w:ascii="Consolas" w:hAnsi="Consolas" w:eastAsia="Consolas" w:cs="Consolas"/>
          <w:b w:val="0"/>
          <w:bCs w:val="0"/>
          <w:i w:val="0"/>
          <w:iCs w:val="0"/>
          <w:color w:val="0070C0"/>
          <w:sz w:val="21"/>
          <w:szCs w:val="21"/>
        </w:rPr>
        <w:t>&lt;</w:t>
      </w:r>
      <w:proofErr w:type="spellStart"/>
      <w:r w:rsidRPr="03ADBAC0" w:rsidR="43E7BFA0">
        <w:rPr>
          <w:rFonts w:ascii="Consolas" w:hAnsi="Consolas" w:eastAsia="Consolas" w:cs="Consolas"/>
          <w:b w:val="0"/>
          <w:bCs w:val="0"/>
          <w:i w:val="0"/>
          <w:iCs w:val="0"/>
          <w:color w:val="0070C0"/>
          <w:sz w:val="21"/>
          <w:szCs w:val="21"/>
        </w:rPr>
        <w:t>ConstructedResponse</w:t>
      </w:r>
      <w:proofErr w:type="spellEnd"/>
    </w:p>
    <w:p w:rsidR="43E7BFA0" w:rsidP="03ADBAC0" w:rsidRDefault="43E7BFA0" w14:paraId="4A6E4786" w14:textId="68ED24FF">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43E7BFA0">
        <w:rPr>
          <w:rFonts w:ascii="Consolas" w:hAnsi="Consolas" w:eastAsia="Consolas" w:cs="Consolas"/>
          <w:b w:val="0"/>
          <w:bCs w:val="0"/>
          <w:i w:val="0"/>
          <w:iCs w:val="0"/>
          <w:color w:val="0070C0"/>
          <w:sz w:val="21"/>
          <w:szCs w:val="21"/>
        </w:rPr>
        <w:t xml:space="preserve">   </w:t>
      </w:r>
      <w:r>
        <w:tab/>
      </w:r>
      <w:r w:rsidRPr="03ADBAC0" w:rsidR="43E7BFA0">
        <w:rPr>
          <w:rFonts w:ascii="Consolas" w:hAnsi="Consolas" w:eastAsia="Consolas" w:cs="Consolas"/>
          <w:b w:val="0"/>
          <w:bCs w:val="0"/>
          <w:i w:val="0"/>
          <w:iCs w:val="0"/>
          <w:color w:val="0070C0"/>
          <w:sz w:val="21"/>
          <w:szCs w:val="21"/>
        </w:rPr>
        <w:t>item={item}</w:t>
      </w:r>
    </w:p>
    <w:p w:rsidR="43E7BFA0" w:rsidP="03ADBAC0" w:rsidRDefault="43E7BFA0" w14:paraId="112AF139" w14:textId="1911258B">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43E7BFA0">
        <w:rPr>
          <w:rFonts w:ascii="Consolas" w:hAnsi="Consolas" w:eastAsia="Consolas" w:cs="Consolas"/>
          <w:b w:val="0"/>
          <w:bCs w:val="0"/>
          <w:i w:val="0"/>
          <w:iCs w:val="0"/>
          <w:color w:val="0070C0"/>
          <w:sz w:val="21"/>
          <w:szCs w:val="21"/>
        </w:rPr>
        <w:t xml:space="preserve"> /&gt;</w:t>
      </w:r>
    </w:p>
    <w:p w:rsidR="03ADBAC0" w:rsidP="03ADBAC0" w:rsidRDefault="03ADBAC0" w14:paraId="151601EB" w14:textId="6DDC1314">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p>
    <w:p w:rsidR="0D98D01D" w:rsidP="03ADBAC0" w:rsidRDefault="0D98D01D" w14:paraId="3BD9A9F6" w14:textId="4976A749">
      <w:pPr>
        <w:pStyle w:val="Normal"/>
        <w:bidi w:val="0"/>
        <w:spacing w:before="0" w:beforeAutospacing="off" w:after="0" w:afterAutospacing="off" w:line="276" w:lineRule="auto"/>
        <w:ind w:left="2880" w:right="0"/>
        <w:jc w:val="both"/>
        <w:rPr>
          <w:rFonts w:ascii="Consolas" w:hAnsi="Consolas" w:eastAsia="Times New Roman" w:cs="Times New Roman"/>
          <w:color w:val="70AD47" w:themeColor="accent6" w:themeTint="FF" w:themeShade="FF"/>
          <w:sz w:val="21"/>
          <w:szCs w:val="21"/>
          <w:lang w:eastAsia="en-IN"/>
        </w:rPr>
      </w:pPr>
      <w:r w:rsidRPr="03ADBAC0" w:rsidR="0D98D01D">
        <w:rPr>
          <w:rFonts w:ascii="Consolas" w:hAnsi="Consolas" w:eastAsia="Times New Roman" w:cs="Times New Roman"/>
          <w:color w:val="70AD47" w:themeColor="accent6" w:themeTint="FF" w:themeShade="FF"/>
          <w:sz w:val="21"/>
          <w:szCs w:val="21"/>
          <w:lang w:eastAsia="en-IN"/>
        </w:rPr>
        <w:t xml:space="preserve">//Drop-down will be called by passing all the required parameters, if the </w:t>
      </w:r>
      <w:proofErr w:type="spellStart"/>
      <w:r w:rsidRPr="03ADBAC0" w:rsidR="0D98D01D">
        <w:rPr>
          <w:rFonts w:ascii="Consolas" w:hAnsi="Consolas" w:eastAsia="Times New Roman" w:cs="Times New Roman"/>
          <w:color w:val="70AD47" w:themeColor="accent6" w:themeTint="FF" w:themeShade="FF"/>
          <w:sz w:val="21"/>
          <w:szCs w:val="21"/>
          <w:lang w:eastAsia="en-IN"/>
        </w:rPr>
        <w:t>itemtype</w:t>
      </w:r>
      <w:proofErr w:type="spellEnd"/>
      <w:r w:rsidRPr="03ADBAC0" w:rsidR="0D98D01D">
        <w:rPr>
          <w:rFonts w:ascii="Consolas" w:hAnsi="Consolas" w:eastAsia="Times New Roman" w:cs="Times New Roman"/>
          <w:color w:val="70AD47" w:themeColor="accent6" w:themeTint="FF" w:themeShade="FF"/>
          <w:sz w:val="21"/>
          <w:szCs w:val="21"/>
          <w:lang w:eastAsia="en-IN"/>
        </w:rPr>
        <w:t xml:space="preserve"> is Drop-down</w:t>
      </w:r>
      <w:r w:rsidRPr="03ADBAC0" w:rsidR="4E1A5BAE">
        <w:rPr>
          <w:rFonts w:ascii="Consolas" w:hAnsi="Consolas" w:eastAsia="Times New Roman" w:cs="Times New Roman"/>
          <w:color w:val="70AD47" w:themeColor="accent6" w:themeTint="FF" w:themeShade="FF"/>
          <w:sz w:val="21"/>
          <w:szCs w:val="21"/>
          <w:lang w:eastAsia="en-IN"/>
        </w:rPr>
        <w:t xml:space="preserve"> </w:t>
      </w:r>
      <w:r w:rsidRPr="03ADBAC0" w:rsidR="0D98D01D">
        <w:rPr>
          <w:rFonts w:ascii="Consolas" w:hAnsi="Consolas" w:eastAsia="Times New Roman" w:cs="Times New Roman"/>
          <w:color w:val="70AD47" w:themeColor="accent6" w:themeTint="FF" w:themeShade="FF"/>
          <w:sz w:val="21"/>
          <w:szCs w:val="21"/>
          <w:lang w:eastAsia="en-IN"/>
        </w:rPr>
        <w:t>(I.e., itemTypeCo</w:t>
      </w:r>
      <w:r w:rsidRPr="03ADBAC0" w:rsidR="52201990">
        <w:rPr>
          <w:rFonts w:ascii="Consolas" w:hAnsi="Consolas" w:eastAsia="Times New Roman" w:cs="Times New Roman"/>
          <w:color w:val="70AD47" w:themeColor="accent6" w:themeTint="FF" w:themeShade="FF"/>
          <w:sz w:val="21"/>
          <w:szCs w:val="21"/>
          <w:lang w:eastAsia="en-IN"/>
        </w:rPr>
        <w:t>de : 'DD'</w:t>
      </w:r>
      <w:r w:rsidRPr="03ADBAC0" w:rsidR="0D98D01D">
        <w:rPr>
          <w:rFonts w:ascii="Consolas" w:hAnsi="Consolas" w:eastAsia="Times New Roman" w:cs="Times New Roman"/>
          <w:color w:val="70AD47" w:themeColor="accent6" w:themeTint="FF" w:themeShade="FF"/>
          <w:sz w:val="21"/>
          <w:szCs w:val="21"/>
          <w:lang w:eastAsia="en-IN"/>
        </w:rPr>
        <w:t>)</w:t>
      </w:r>
      <w:r w:rsidRPr="03ADBAC0" w:rsidR="3F2819DD">
        <w:rPr>
          <w:rFonts w:ascii="Consolas" w:hAnsi="Consolas" w:eastAsia="Times New Roman" w:cs="Times New Roman"/>
          <w:color w:val="70AD47" w:themeColor="accent6" w:themeTint="FF" w:themeShade="FF"/>
          <w:sz w:val="21"/>
          <w:szCs w:val="21"/>
          <w:lang w:eastAsia="en-IN"/>
        </w:rPr>
        <w:t>.</w:t>
      </w:r>
    </w:p>
    <w:p w:rsidR="43E7BFA0" w:rsidP="03ADBAC0" w:rsidRDefault="43E7BFA0" w14:paraId="01FB1C96" w14:textId="1766776E">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43E7BFA0">
        <w:rPr>
          <w:rFonts w:ascii="Consolas" w:hAnsi="Consolas" w:eastAsia="Consolas" w:cs="Consolas"/>
          <w:b w:val="0"/>
          <w:bCs w:val="0"/>
          <w:i w:val="0"/>
          <w:iCs w:val="0"/>
          <w:color w:val="0070C0"/>
          <w:sz w:val="21"/>
          <w:szCs w:val="21"/>
        </w:rPr>
        <w:t>&lt;Dropdown</w:t>
      </w:r>
    </w:p>
    <w:p w:rsidR="43E7BFA0" w:rsidP="03ADBAC0" w:rsidRDefault="43E7BFA0" w14:paraId="085C52F8" w14:textId="68ED24FF">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43E7BFA0">
        <w:rPr>
          <w:rFonts w:ascii="Consolas" w:hAnsi="Consolas" w:eastAsia="Consolas" w:cs="Consolas"/>
          <w:b w:val="0"/>
          <w:bCs w:val="0"/>
          <w:i w:val="0"/>
          <w:iCs w:val="0"/>
          <w:color w:val="0070C0"/>
          <w:sz w:val="21"/>
          <w:szCs w:val="21"/>
        </w:rPr>
        <w:t xml:space="preserve">   </w:t>
      </w:r>
      <w:r>
        <w:tab/>
      </w:r>
      <w:r w:rsidRPr="03ADBAC0" w:rsidR="43E7BFA0">
        <w:rPr>
          <w:rFonts w:ascii="Consolas" w:hAnsi="Consolas" w:eastAsia="Consolas" w:cs="Consolas"/>
          <w:b w:val="0"/>
          <w:bCs w:val="0"/>
          <w:i w:val="0"/>
          <w:iCs w:val="0"/>
          <w:color w:val="0070C0"/>
          <w:sz w:val="21"/>
          <w:szCs w:val="21"/>
        </w:rPr>
        <w:t>item={item}</w:t>
      </w:r>
    </w:p>
    <w:p w:rsidR="43E7BFA0" w:rsidP="03ADBAC0" w:rsidRDefault="43E7BFA0" w14:paraId="2082B982" w14:textId="197A0600">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43E7BFA0">
        <w:rPr>
          <w:rFonts w:ascii="Consolas" w:hAnsi="Consolas" w:eastAsia="Consolas" w:cs="Consolas"/>
          <w:b w:val="0"/>
          <w:bCs w:val="0"/>
          <w:i w:val="0"/>
          <w:iCs w:val="0"/>
          <w:color w:val="0070C0"/>
          <w:sz w:val="21"/>
          <w:szCs w:val="21"/>
        </w:rPr>
        <w:t xml:space="preserve"> /&gt;</w:t>
      </w:r>
    </w:p>
    <w:p w:rsidR="30EA6111" w:rsidP="004E6AA1" w:rsidRDefault="00331AA7" w14:paraId="22227B9C" w14:textId="54E4341B">
      <w:pPr>
        <w:pStyle w:val="ListParagraph"/>
        <w:numPr>
          <w:ilvl w:val="2"/>
          <w:numId w:val="4"/>
        </w:numPr>
        <w:spacing w:line="360" w:lineRule="auto"/>
        <w:jc w:val="both"/>
        <w:rPr>
          <w:rFonts w:ascii="Cambria" w:hAnsi="Cambria" w:eastAsia="Cambria" w:cs="Cambria"/>
          <w:color w:val="000000" w:themeColor="text1"/>
          <w:sz w:val="24"/>
          <w:szCs w:val="24"/>
        </w:rPr>
      </w:pPr>
      <w:r>
        <w:rPr>
          <w:rFonts w:ascii="Cambria" w:hAnsi="Cambria" w:eastAsia="Cambria" w:cs="Cambria"/>
          <w:sz w:val="24"/>
          <w:szCs w:val="24"/>
        </w:rPr>
        <w:t>Dropdown</w:t>
      </w:r>
      <w:r w:rsidRPr="48013E08" w:rsidR="30EA6111">
        <w:rPr>
          <w:rFonts w:ascii="Cambria" w:hAnsi="Cambria" w:eastAsia="Cambria" w:cs="Cambria"/>
          <w:sz w:val="24"/>
          <w:szCs w:val="24"/>
        </w:rPr>
        <w:t>.jsx is the subcomponen</w:t>
      </w:r>
      <w:r>
        <w:rPr>
          <w:rFonts w:ascii="Cambria" w:hAnsi="Cambria" w:eastAsia="Cambria" w:cs="Cambria"/>
          <w:sz w:val="24"/>
          <w:szCs w:val="24"/>
        </w:rPr>
        <w:t>t that will handle response of Drop-down</w:t>
      </w:r>
      <w:r w:rsidRPr="48013E08" w:rsidR="30EA6111">
        <w:rPr>
          <w:rFonts w:ascii="Cambria" w:hAnsi="Cambria" w:eastAsia="Cambria" w:cs="Cambria"/>
          <w:sz w:val="24"/>
          <w:szCs w:val="24"/>
        </w:rPr>
        <w:t xml:space="preserve"> item.</w:t>
      </w:r>
    </w:p>
    <w:p w:rsidR="30EA6111" w:rsidP="004E6AA1" w:rsidRDefault="00331AA7" w14:paraId="57687F65" w14:textId="47C7CAAC">
      <w:pPr>
        <w:pStyle w:val="ListParagraph"/>
        <w:numPr>
          <w:ilvl w:val="2"/>
          <w:numId w:val="4"/>
        </w:numPr>
        <w:spacing w:line="360" w:lineRule="auto"/>
        <w:jc w:val="both"/>
        <w:rPr>
          <w:rFonts w:ascii="Cambria" w:hAnsi="Cambria" w:eastAsia="Cambria" w:cs="Cambria"/>
          <w:color w:val="000000" w:themeColor="text1"/>
          <w:sz w:val="24"/>
          <w:szCs w:val="24"/>
        </w:rPr>
      </w:pPr>
      <w:proofErr w:type="spellStart"/>
      <w:r w:rsidRPr="03ADBAC0" w:rsidR="3F2B17C3">
        <w:rPr>
          <w:rFonts w:ascii="Cambria" w:hAnsi="Cambria" w:eastAsia="Cambria" w:cs="Cambria"/>
          <w:sz w:val="24"/>
          <w:szCs w:val="24"/>
        </w:rPr>
        <w:t>ConstructedResponse</w:t>
      </w:r>
      <w:r w:rsidRPr="03ADBAC0" w:rsidR="569F6017">
        <w:rPr>
          <w:rFonts w:ascii="Cambria" w:hAnsi="Cambria" w:eastAsia="Cambria" w:cs="Cambria"/>
          <w:sz w:val="24"/>
          <w:szCs w:val="24"/>
        </w:rPr>
        <w:t>.jsx</w:t>
      </w:r>
      <w:proofErr w:type="spellEnd"/>
      <w:r w:rsidRPr="03ADBAC0" w:rsidR="569F6017">
        <w:rPr>
          <w:rFonts w:ascii="Cambria" w:hAnsi="Cambria" w:eastAsia="Cambria" w:cs="Cambria"/>
          <w:sz w:val="24"/>
          <w:szCs w:val="24"/>
        </w:rPr>
        <w:t xml:space="preserve"> is the subcomponent that will handle the response of </w:t>
      </w:r>
      <w:r w:rsidRPr="03ADBAC0" w:rsidR="2557E3E0">
        <w:rPr>
          <w:rFonts w:ascii="Cambria" w:hAnsi="Cambria" w:eastAsia="Cambria" w:cs="Cambria"/>
          <w:sz w:val="24"/>
          <w:szCs w:val="24"/>
        </w:rPr>
        <w:t>Constructed Response</w:t>
      </w:r>
      <w:r w:rsidRPr="03ADBAC0" w:rsidR="569F6017">
        <w:rPr>
          <w:rFonts w:ascii="Cambria" w:hAnsi="Cambria" w:eastAsia="Cambria" w:cs="Cambria"/>
          <w:sz w:val="24"/>
          <w:szCs w:val="24"/>
        </w:rPr>
        <w:t xml:space="preserve"> item</w:t>
      </w:r>
      <w:r w:rsidRPr="03ADBAC0" w:rsidR="569F6017">
        <w:rPr>
          <w:rFonts w:ascii="Cambria" w:hAnsi="Cambria" w:eastAsia="Cambria" w:cs="Cambria"/>
          <w:sz w:val="24"/>
          <w:szCs w:val="24"/>
        </w:rPr>
        <w:t>.</w:t>
      </w:r>
    </w:p>
    <w:p w:rsidR="5A948E96" w:rsidP="004E6AA1" w:rsidRDefault="4BA8CF48" w14:paraId="56159E04" w14:textId="7126BFDC">
      <w:pPr>
        <w:pStyle w:val="ListParagraph"/>
        <w:numPr>
          <w:ilvl w:val="2"/>
          <w:numId w:val="4"/>
        </w:numPr>
        <w:spacing w:line="360" w:lineRule="auto"/>
        <w:jc w:val="both"/>
        <w:rPr>
          <w:rFonts w:ascii="Cambria" w:hAnsi="Cambria" w:eastAsia="Cambria" w:cs="Cambria"/>
          <w:color w:val="000000" w:themeColor="text1"/>
          <w:sz w:val="24"/>
          <w:szCs w:val="24"/>
        </w:rPr>
      </w:pPr>
      <w:r w:rsidRPr="48013E08">
        <w:rPr>
          <w:rFonts w:ascii="Cambria" w:hAnsi="Cambria" w:eastAsia="Cambria" w:cs="Cambria"/>
          <w:sz w:val="24"/>
          <w:szCs w:val="24"/>
        </w:rPr>
        <w:t xml:space="preserve">This same </w:t>
      </w:r>
      <w:r w:rsidR="00666198">
        <w:rPr>
          <w:rFonts w:ascii="Cambria" w:hAnsi="Cambria" w:eastAsia="Cambria" w:cs="Cambria"/>
          <w:sz w:val="24"/>
          <w:szCs w:val="24"/>
        </w:rPr>
        <w:t>CR</w:t>
      </w:r>
      <w:r w:rsidR="00837390">
        <w:rPr>
          <w:rFonts w:ascii="Cambria" w:hAnsi="Cambria" w:eastAsia="Cambria" w:cs="Cambria"/>
          <w:sz w:val="24"/>
          <w:szCs w:val="24"/>
        </w:rPr>
        <w:t>DD</w:t>
      </w:r>
      <w:r w:rsidRPr="48013E08" w:rsidR="00331AA7">
        <w:rPr>
          <w:rFonts w:ascii="Cambria" w:hAnsi="Cambria" w:eastAsia="Cambria" w:cs="Cambria"/>
          <w:sz w:val="24"/>
          <w:szCs w:val="24"/>
        </w:rPr>
        <w:t xml:space="preserve">Responses </w:t>
      </w:r>
      <w:r w:rsidRPr="48013E08">
        <w:rPr>
          <w:rFonts w:ascii="Cambria" w:hAnsi="Cambria" w:eastAsia="Cambria" w:cs="Cambria"/>
          <w:sz w:val="24"/>
          <w:szCs w:val="24"/>
        </w:rPr>
        <w:t xml:space="preserve">component will be called from both the </w:t>
      </w:r>
      <w:r w:rsidR="00666198">
        <w:rPr>
          <w:rFonts w:ascii="Cambria" w:hAnsi="Cambria" w:eastAsia="Times New Roman" w:cs="Calibri"/>
          <w:color w:val="auto"/>
          <w:sz w:val="24"/>
          <w:szCs w:val="24"/>
          <w:lang w:eastAsia="en-IN"/>
        </w:rPr>
        <w:t>CR</w:t>
      </w:r>
      <w:r w:rsidR="00331AA7">
        <w:rPr>
          <w:rFonts w:ascii="Cambria" w:hAnsi="Cambria" w:eastAsia="Times New Roman" w:cs="Calibri"/>
          <w:color w:val="auto"/>
          <w:sz w:val="24"/>
          <w:szCs w:val="24"/>
          <w:lang w:eastAsia="en-IN"/>
        </w:rPr>
        <w:t>DD</w:t>
      </w:r>
      <w:r w:rsidR="00837390">
        <w:rPr>
          <w:rFonts w:ascii="Cambria" w:hAnsi="Cambria" w:eastAsia="Times New Roman" w:cs="Calibri"/>
          <w:color w:val="auto"/>
          <w:sz w:val="24"/>
          <w:szCs w:val="24"/>
          <w:lang w:eastAsia="en-IN"/>
        </w:rPr>
        <w:t xml:space="preserve"> </w:t>
      </w:r>
      <w:r w:rsidRPr="48013E08">
        <w:rPr>
          <w:rFonts w:ascii="Cambria" w:hAnsi="Cambria" w:eastAsia="Cambria" w:cs="Cambria"/>
          <w:sz w:val="24"/>
          <w:szCs w:val="24"/>
        </w:rPr>
        <w:t xml:space="preserve">(Create) and </w:t>
      </w:r>
      <w:r w:rsidR="00666198">
        <w:rPr>
          <w:rFonts w:ascii="Cambria" w:hAnsi="Cambria" w:eastAsia="Times New Roman" w:cs="Calibri"/>
          <w:color w:val="auto"/>
          <w:sz w:val="24"/>
          <w:szCs w:val="24"/>
          <w:lang w:eastAsia="en-IN"/>
        </w:rPr>
        <w:t>CR</w:t>
      </w:r>
      <w:r w:rsidR="00331AA7">
        <w:rPr>
          <w:rFonts w:ascii="Cambria" w:hAnsi="Cambria" w:eastAsia="Times New Roman" w:cs="Calibri"/>
          <w:color w:val="auto"/>
          <w:sz w:val="24"/>
          <w:szCs w:val="24"/>
          <w:lang w:eastAsia="en-IN"/>
        </w:rPr>
        <w:t>DD</w:t>
      </w:r>
      <w:r w:rsidR="00404980">
        <w:rPr>
          <w:rFonts w:ascii="Cambria" w:hAnsi="Cambria" w:eastAsia="Times New Roman" w:cs="Calibri"/>
          <w:color w:val="auto"/>
          <w:sz w:val="24"/>
          <w:szCs w:val="24"/>
          <w:lang w:eastAsia="en-IN"/>
        </w:rPr>
        <w:t>Preview</w:t>
      </w:r>
      <w:r w:rsidRPr="48013E08" w:rsidR="00331AA7">
        <w:rPr>
          <w:rFonts w:ascii="Cambria" w:hAnsi="Cambria" w:eastAsia="Cambria" w:cs="Cambria"/>
          <w:sz w:val="24"/>
          <w:szCs w:val="24"/>
        </w:rPr>
        <w:t xml:space="preserve"> </w:t>
      </w:r>
      <w:r w:rsidRPr="48013E08">
        <w:rPr>
          <w:rFonts w:ascii="Cambria" w:hAnsi="Cambria" w:eastAsia="Cambria" w:cs="Cambria"/>
          <w:sz w:val="24"/>
          <w:szCs w:val="24"/>
        </w:rPr>
        <w:t>(Preview) component.</w:t>
      </w:r>
    </w:p>
    <w:p w:rsidR="59C5B415" w:rsidP="154AEB93" w:rsidRDefault="59C5B415" w14:paraId="57D36F2F" w14:textId="59EEB075">
      <w:pPr>
        <w:ind w:firstLine="720"/>
        <w:jc w:val="both"/>
      </w:pPr>
      <w:r w:rsidRPr="154AEB93">
        <w:rPr>
          <w:rFonts w:ascii="Cambria" w:hAnsi="Cambria" w:eastAsia="Cambria" w:cs="Cambria"/>
          <w:b/>
          <w:bCs/>
          <w:i/>
          <w:iCs/>
          <w:color w:val="000000" w:themeColor="text1"/>
          <w:sz w:val="24"/>
          <w:szCs w:val="24"/>
        </w:rPr>
        <w:t>Preview:</w:t>
      </w:r>
    </w:p>
    <w:p w:rsidR="59C5B415" w:rsidP="004E6AA1" w:rsidRDefault="552FA4CA" w14:paraId="4B200F47" w14:textId="62902EB6">
      <w:pPr>
        <w:pStyle w:val="ListParagraph"/>
        <w:numPr>
          <w:ilvl w:val="2"/>
          <w:numId w:val="3"/>
        </w:numPr>
        <w:spacing w:line="360" w:lineRule="auto"/>
        <w:jc w:val="both"/>
        <w:rPr>
          <w:rFonts w:ascii="Cambria" w:hAnsi="Cambria" w:eastAsia="Cambria" w:cs="Cambria"/>
          <w:color w:val="000000" w:themeColor="text1"/>
          <w:sz w:val="24"/>
          <w:szCs w:val="24"/>
        </w:rPr>
      </w:pPr>
      <w:r w:rsidRPr="48013E08">
        <w:rPr>
          <w:rFonts w:ascii="Cambria" w:hAnsi="Cambria" w:eastAsia="Cambria" w:cs="Cambria"/>
          <w:sz w:val="24"/>
          <w:szCs w:val="24"/>
        </w:rPr>
        <w:t>New folder ‘</w:t>
      </w:r>
      <w:r w:rsidR="0030410E">
        <w:rPr>
          <w:rFonts w:ascii="Cambria" w:hAnsi="Cambria" w:eastAsia="Cambria" w:cs="Cambria"/>
          <w:sz w:val="24"/>
          <w:szCs w:val="24"/>
        </w:rPr>
        <w:t>cr_dd</w:t>
      </w:r>
      <w:r w:rsidRPr="48013E08">
        <w:rPr>
          <w:rFonts w:ascii="Cambria" w:hAnsi="Cambria" w:eastAsia="Cambria" w:cs="Cambria"/>
          <w:sz w:val="24"/>
          <w:szCs w:val="24"/>
        </w:rPr>
        <w:t xml:space="preserve">’ will be created in components/display/item for the </w:t>
      </w:r>
      <w:r w:rsidR="0030410E">
        <w:rPr>
          <w:rFonts w:ascii="Cambria" w:hAnsi="Cambria" w:eastAsia="Cambria" w:cs="Cambria"/>
          <w:sz w:val="24"/>
          <w:szCs w:val="24"/>
        </w:rPr>
        <w:t>Constructed Response and Drop-down</w:t>
      </w:r>
      <w:r w:rsidRPr="48013E08">
        <w:rPr>
          <w:rFonts w:ascii="Cambria" w:hAnsi="Cambria" w:eastAsia="Cambria" w:cs="Cambria"/>
          <w:sz w:val="24"/>
          <w:szCs w:val="24"/>
        </w:rPr>
        <w:t xml:space="preserve"> item preview.</w:t>
      </w:r>
    </w:p>
    <w:p w:rsidR="59C5B415" w:rsidP="004E6AA1" w:rsidRDefault="00666198" w14:paraId="5BE3C77D" w14:textId="3DD1FFC8">
      <w:pPr>
        <w:pStyle w:val="ListParagraph"/>
        <w:numPr>
          <w:ilvl w:val="2"/>
          <w:numId w:val="3"/>
        </w:numPr>
        <w:spacing w:line="360" w:lineRule="auto"/>
        <w:jc w:val="both"/>
        <w:rPr>
          <w:rFonts w:ascii="Cambria" w:hAnsi="Cambria" w:eastAsia="Cambria" w:cs="Cambria"/>
          <w:color w:val="000000" w:themeColor="text1"/>
          <w:sz w:val="24"/>
          <w:szCs w:val="24"/>
        </w:rPr>
      </w:pPr>
      <w:proofErr w:type="spellStart"/>
      <w:r w:rsidRPr="03ADBAC0" w:rsidR="4729475A">
        <w:rPr>
          <w:rFonts w:ascii="Cambria" w:hAnsi="Cambria" w:eastAsia="Cambria" w:cs="Cambria"/>
          <w:sz w:val="24"/>
          <w:szCs w:val="24"/>
        </w:rPr>
        <w:t>CR</w:t>
      </w:r>
      <w:r w:rsidRPr="03ADBAC0" w:rsidR="2755629E">
        <w:rPr>
          <w:rFonts w:ascii="Cambria" w:hAnsi="Cambria" w:eastAsia="Cambria" w:cs="Cambria"/>
          <w:sz w:val="24"/>
          <w:szCs w:val="24"/>
        </w:rPr>
        <w:t>DD</w:t>
      </w:r>
      <w:r w:rsidRPr="03ADBAC0" w:rsidR="2755629E">
        <w:rPr>
          <w:rFonts w:ascii="Cambria" w:hAnsi="Cambria" w:eastAsia="Cambria" w:cs="Cambria"/>
          <w:sz w:val="24"/>
          <w:szCs w:val="24"/>
        </w:rPr>
        <w:t>Preview</w:t>
      </w:r>
      <w:r w:rsidRPr="03ADBAC0" w:rsidR="03F672C8">
        <w:rPr>
          <w:rFonts w:ascii="Cambria" w:hAnsi="Cambria" w:eastAsia="Cambria" w:cs="Cambria"/>
          <w:sz w:val="24"/>
          <w:szCs w:val="24"/>
        </w:rPr>
        <w:t>.jsx</w:t>
      </w:r>
      <w:proofErr w:type="spellEnd"/>
      <w:r w:rsidRPr="03ADBAC0" w:rsidR="03F672C8">
        <w:rPr>
          <w:rFonts w:ascii="Cambria" w:hAnsi="Cambria" w:eastAsia="Cambria" w:cs="Cambria"/>
          <w:sz w:val="24"/>
          <w:szCs w:val="24"/>
        </w:rPr>
        <w:t xml:space="preserve"> is the component responsible </w:t>
      </w:r>
      <w:r w:rsidRPr="03ADBAC0" w:rsidR="409F37BA">
        <w:rPr>
          <w:rFonts w:ascii="Cambria" w:hAnsi="Cambria" w:eastAsia="Cambria" w:cs="Cambria"/>
          <w:sz w:val="24"/>
          <w:szCs w:val="24"/>
        </w:rPr>
        <w:t>for</w:t>
      </w:r>
      <w:r w:rsidRPr="03ADBAC0" w:rsidR="03F672C8">
        <w:rPr>
          <w:rFonts w:ascii="Cambria" w:hAnsi="Cambria" w:eastAsia="Cambria" w:cs="Cambria"/>
          <w:sz w:val="24"/>
          <w:szCs w:val="24"/>
        </w:rPr>
        <w:t xml:space="preserve"> rendering the item preview.</w:t>
      </w:r>
    </w:p>
    <w:p w:rsidR="59C5B415" w:rsidP="004E6AA1" w:rsidRDefault="0030410E" w14:paraId="194CA021" w14:textId="6AA583BA">
      <w:pPr>
        <w:pStyle w:val="ListParagraph"/>
        <w:numPr>
          <w:ilvl w:val="2"/>
          <w:numId w:val="3"/>
        </w:numPr>
        <w:spacing w:line="360" w:lineRule="auto"/>
        <w:jc w:val="both"/>
        <w:rPr>
          <w:rFonts w:ascii="Cambria" w:hAnsi="Cambria" w:eastAsia="Cambria" w:cs="Cambria"/>
          <w:color w:val="000000" w:themeColor="text1"/>
          <w:sz w:val="24"/>
          <w:szCs w:val="24"/>
        </w:rPr>
      </w:pPr>
      <w:proofErr w:type="spellStart"/>
      <w:r w:rsidRPr="03ADBAC0" w:rsidR="2755629E">
        <w:rPr>
          <w:rFonts w:ascii="Cambria" w:hAnsi="Cambria" w:eastAsia="Cambria" w:cs="Cambria"/>
          <w:sz w:val="24"/>
          <w:szCs w:val="24"/>
        </w:rPr>
        <w:t>CRDD</w:t>
      </w:r>
      <w:r w:rsidRPr="03ADBAC0" w:rsidR="2755629E">
        <w:rPr>
          <w:rFonts w:ascii="Cambria" w:hAnsi="Cambria" w:eastAsia="Cambria" w:cs="Cambria"/>
          <w:sz w:val="24"/>
          <w:szCs w:val="24"/>
        </w:rPr>
        <w:t>Responses</w:t>
      </w:r>
      <w:proofErr w:type="spellEnd"/>
      <w:r w:rsidRPr="03ADBAC0" w:rsidR="03F672C8">
        <w:rPr>
          <w:rFonts w:ascii="Cambria" w:hAnsi="Cambria" w:eastAsia="Cambria" w:cs="Cambria"/>
          <w:sz w:val="24"/>
          <w:szCs w:val="24"/>
        </w:rPr>
        <w:t xml:space="preserve"> </w:t>
      </w:r>
      <w:r w:rsidRPr="03ADBAC0" w:rsidR="03F672C8">
        <w:rPr>
          <w:rFonts w:ascii="Cambria" w:hAnsi="Cambria" w:eastAsia="Cambria" w:cs="Cambria"/>
          <w:sz w:val="24"/>
          <w:szCs w:val="24"/>
        </w:rPr>
        <w:t>component</w:t>
      </w:r>
      <w:r w:rsidRPr="03ADBAC0" w:rsidR="03F672C8">
        <w:rPr>
          <w:rFonts w:ascii="Cambria" w:hAnsi="Cambria" w:eastAsia="Cambria" w:cs="Cambria"/>
          <w:sz w:val="24"/>
          <w:szCs w:val="24"/>
        </w:rPr>
        <w:t xml:space="preserve"> will be called from the </w:t>
      </w:r>
      <w:proofErr w:type="spellStart"/>
      <w:r w:rsidRPr="03ADBAC0" w:rsidR="4729475A">
        <w:rPr>
          <w:rFonts w:ascii="Cambria" w:hAnsi="Cambria" w:eastAsia="Cambria" w:cs="Cambria"/>
          <w:sz w:val="24"/>
          <w:szCs w:val="24"/>
        </w:rPr>
        <w:t>CR</w:t>
      </w:r>
      <w:r w:rsidRPr="03ADBAC0" w:rsidR="2755629E">
        <w:rPr>
          <w:rFonts w:ascii="Cambria" w:hAnsi="Cambria" w:eastAsia="Cambria" w:cs="Cambria"/>
          <w:sz w:val="24"/>
          <w:szCs w:val="24"/>
        </w:rPr>
        <w:t>DD</w:t>
      </w:r>
      <w:r w:rsidRPr="03ADBAC0" w:rsidR="03F672C8">
        <w:rPr>
          <w:rFonts w:ascii="Cambria" w:hAnsi="Cambria" w:eastAsia="Cambria" w:cs="Cambria"/>
          <w:sz w:val="24"/>
          <w:szCs w:val="24"/>
        </w:rPr>
        <w:t>Preview</w:t>
      </w:r>
      <w:proofErr w:type="spellEnd"/>
      <w:r w:rsidRPr="03ADBAC0" w:rsidR="03F672C8">
        <w:rPr>
          <w:rFonts w:ascii="Cambria" w:hAnsi="Cambria" w:eastAsia="Cambria" w:cs="Cambria"/>
          <w:sz w:val="24"/>
          <w:szCs w:val="24"/>
        </w:rPr>
        <w:t>.</w:t>
      </w:r>
    </w:p>
    <w:p w:rsidR="592267C1" w:rsidP="03ADBAC0" w:rsidRDefault="592267C1" w14:paraId="3E98D42F" w14:textId="04DC9728">
      <w:pPr>
        <w:pStyle w:val="Normal"/>
        <w:bidi w:val="0"/>
        <w:spacing w:beforeAutospacing="on" w:afterAutospacing="on" w:line="360" w:lineRule="auto"/>
        <w:ind w:left="2880" w:right="0"/>
        <w:jc w:val="both"/>
        <w:rPr>
          <w:rFonts w:ascii="Consolas" w:hAnsi="Consolas" w:eastAsia="Times New Roman" w:cs="Times New Roman"/>
          <w:noProof w:val="0"/>
          <w:color w:val="0070C0"/>
          <w:sz w:val="21"/>
          <w:szCs w:val="21"/>
          <w:lang w:val="en-US" w:eastAsia="en-IN"/>
        </w:rPr>
      </w:pPr>
      <w:r w:rsidRPr="03ADBAC0" w:rsidR="592267C1">
        <w:rPr>
          <w:rFonts w:ascii="Consolas" w:hAnsi="Consolas" w:eastAsia="Times New Roman" w:cs="Times New Roman"/>
          <w:noProof w:val="0"/>
          <w:color w:val="0070C0"/>
          <w:sz w:val="21"/>
          <w:szCs w:val="21"/>
          <w:lang w:val="en-US" w:eastAsia="en-IN"/>
        </w:rPr>
        <w:t xml:space="preserve">import </w:t>
      </w:r>
      <w:proofErr w:type="spellStart"/>
      <w:r w:rsidRPr="03ADBAC0" w:rsidR="592267C1">
        <w:rPr>
          <w:rFonts w:ascii="Consolas" w:hAnsi="Consolas" w:eastAsia="Times New Roman" w:cs="Times New Roman"/>
          <w:noProof w:val="0"/>
          <w:color w:val="0070C0"/>
          <w:sz w:val="21"/>
          <w:szCs w:val="21"/>
          <w:lang w:val="en-US" w:eastAsia="en-IN"/>
        </w:rPr>
        <w:t>CRDDResponse</w:t>
      </w:r>
      <w:proofErr w:type="spellEnd"/>
      <w:r w:rsidRPr="03ADBAC0" w:rsidR="592267C1">
        <w:rPr>
          <w:rFonts w:ascii="Consolas" w:hAnsi="Consolas" w:eastAsia="Times New Roman" w:cs="Times New Roman"/>
          <w:noProof w:val="0"/>
          <w:color w:val="0070C0"/>
          <w:sz w:val="21"/>
          <w:szCs w:val="21"/>
          <w:lang w:val="en-US" w:eastAsia="en-IN"/>
        </w:rPr>
        <w:t xml:space="preserve"> from '../../response/</w:t>
      </w:r>
      <w:r w:rsidRPr="03ADBAC0" w:rsidR="3AC377AB">
        <w:rPr>
          <w:rFonts w:ascii="Consolas" w:hAnsi="Consolas" w:eastAsia="Times New Roman" w:cs="Times New Roman"/>
          <w:noProof w:val="0"/>
          <w:color w:val="0070C0"/>
          <w:sz w:val="21"/>
          <w:szCs w:val="21"/>
          <w:lang w:val="en-US" w:eastAsia="en-IN"/>
        </w:rPr>
        <w:t>cr_dd</w:t>
      </w:r>
      <w:r w:rsidRPr="03ADBAC0" w:rsidR="592267C1">
        <w:rPr>
          <w:rFonts w:ascii="Consolas" w:hAnsi="Consolas" w:eastAsia="Times New Roman" w:cs="Times New Roman"/>
          <w:noProof w:val="0"/>
          <w:color w:val="0070C0"/>
          <w:sz w:val="21"/>
          <w:szCs w:val="21"/>
          <w:lang w:val="en-US" w:eastAsia="en-IN"/>
        </w:rPr>
        <w:t>/</w:t>
      </w:r>
      <w:r w:rsidRPr="03ADBAC0" w:rsidR="535DBCDF">
        <w:rPr>
          <w:rFonts w:ascii="Consolas" w:hAnsi="Consolas" w:eastAsia="Times New Roman" w:cs="Times New Roman"/>
          <w:noProof w:val="0"/>
          <w:color w:val="0070C0"/>
          <w:sz w:val="21"/>
          <w:szCs w:val="21"/>
          <w:lang w:val="en-US" w:eastAsia="en-IN"/>
        </w:rPr>
        <w:t>CRDD</w:t>
      </w:r>
      <w:r w:rsidRPr="03ADBAC0" w:rsidR="592267C1">
        <w:rPr>
          <w:rFonts w:ascii="Consolas" w:hAnsi="Consolas" w:eastAsia="Times New Roman" w:cs="Times New Roman"/>
          <w:noProof w:val="0"/>
          <w:color w:val="0070C0"/>
          <w:sz w:val="21"/>
          <w:szCs w:val="21"/>
          <w:lang w:val="en-US" w:eastAsia="en-IN"/>
        </w:rPr>
        <w:t>Response;</w:t>
      </w:r>
    </w:p>
    <w:p w:rsidR="592267C1" w:rsidP="03ADBAC0" w:rsidRDefault="592267C1" w14:paraId="4318E062" w14:textId="171D4EBB">
      <w:pPr>
        <w:pStyle w:val="Normal"/>
        <w:bidi w:val="0"/>
        <w:spacing w:beforeAutospacing="on" w:afterAutospacing="on" w:line="360" w:lineRule="auto"/>
        <w:ind w:left="2880" w:right="0"/>
        <w:jc w:val="both"/>
        <w:rPr>
          <w:rFonts w:ascii="Consolas" w:hAnsi="Consolas" w:eastAsia="Times New Roman" w:cs="Times New Roman"/>
          <w:noProof w:val="0"/>
          <w:color w:val="0070C0"/>
          <w:sz w:val="21"/>
          <w:szCs w:val="21"/>
          <w:lang w:val="en-US" w:eastAsia="en-IN"/>
        </w:rPr>
      </w:pPr>
      <w:r w:rsidRPr="03ADBAC0" w:rsidR="592267C1">
        <w:rPr>
          <w:rFonts w:ascii="Consolas" w:hAnsi="Consolas" w:eastAsia="Times New Roman" w:cs="Times New Roman"/>
          <w:noProof w:val="0"/>
          <w:color w:val="70AD47" w:themeColor="accent6" w:themeTint="FF" w:themeShade="FF"/>
          <w:sz w:val="21"/>
          <w:szCs w:val="21"/>
          <w:lang w:val="en-US" w:eastAsia="en-IN"/>
        </w:rPr>
        <w:t xml:space="preserve">// </w:t>
      </w:r>
      <w:proofErr w:type="spellStart"/>
      <w:r w:rsidRPr="03ADBAC0" w:rsidR="35EF355F">
        <w:rPr>
          <w:rFonts w:ascii="Consolas" w:hAnsi="Consolas" w:eastAsia="Times New Roman" w:cs="Times New Roman"/>
          <w:noProof w:val="0"/>
          <w:color w:val="70AD47" w:themeColor="accent6" w:themeTint="FF" w:themeShade="FF"/>
          <w:sz w:val="21"/>
          <w:szCs w:val="21"/>
          <w:lang w:val="en-US" w:eastAsia="en-IN"/>
        </w:rPr>
        <w:t>CRDD</w:t>
      </w:r>
      <w:r w:rsidRPr="03ADBAC0" w:rsidR="592267C1">
        <w:rPr>
          <w:rFonts w:ascii="Consolas" w:hAnsi="Consolas" w:eastAsia="Times New Roman" w:cs="Times New Roman"/>
          <w:noProof w:val="0"/>
          <w:color w:val="70AD47" w:themeColor="accent6" w:themeTint="FF" w:themeShade="FF"/>
          <w:sz w:val="21"/>
          <w:szCs w:val="21"/>
          <w:lang w:val="en-US" w:eastAsia="en-IN"/>
        </w:rPr>
        <w:t>Response</w:t>
      </w:r>
      <w:proofErr w:type="spellEnd"/>
      <w:r w:rsidRPr="03ADBAC0" w:rsidR="592267C1">
        <w:rPr>
          <w:rFonts w:ascii="Consolas" w:hAnsi="Consolas" w:eastAsia="Times New Roman" w:cs="Times New Roman"/>
          <w:noProof w:val="0"/>
          <w:color w:val="70AD47" w:themeColor="accent6" w:themeTint="FF" w:themeShade="FF"/>
          <w:sz w:val="21"/>
          <w:szCs w:val="21"/>
          <w:lang w:val="en-US" w:eastAsia="en-IN"/>
        </w:rPr>
        <w:t xml:space="preserve"> will be called by passing with all the required parameters.</w:t>
      </w:r>
    </w:p>
    <w:p w:rsidR="592267C1" w:rsidP="03ADBAC0" w:rsidRDefault="592267C1" w14:paraId="4EBF526F" w14:textId="243A6354">
      <w:pPr>
        <w:pStyle w:val="Normal"/>
        <w:bidi w:val="0"/>
        <w:spacing w:beforeAutospacing="on" w:afterAutospacing="on" w:line="360" w:lineRule="auto"/>
        <w:ind w:left="2880" w:right="0"/>
        <w:jc w:val="both"/>
        <w:rPr>
          <w:rFonts w:ascii="Consolas" w:hAnsi="Consolas" w:eastAsia="Times New Roman" w:cs="Times New Roman"/>
          <w:noProof w:val="0"/>
          <w:color w:val="0070C0"/>
          <w:sz w:val="21"/>
          <w:szCs w:val="21"/>
          <w:lang w:val="en-US" w:eastAsia="en-IN"/>
        </w:rPr>
      </w:pPr>
      <w:r w:rsidRPr="03ADBAC0" w:rsidR="592267C1">
        <w:rPr>
          <w:rFonts w:ascii="Consolas" w:hAnsi="Consolas" w:eastAsia="Times New Roman" w:cs="Times New Roman"/>
          <w:noProof w:val="0"/>
          <w:color w:val="0070C0"/>
          <w:sz w:val="21"/>
          <w:szCs w:val="21"/>
          <w:lang w:val="en-US" w:eastAsia="en-IN"/>
        </w:rPr>
        <w:t>&lt;</w:t>
      </w:r>
      <w:proofErr w:type="spellStart"/>
      <w:r w:rsidRPr="03ADBAC0" w:rsidR="42BCFF97">
        <w:rPr>
          <w:rFonts w:ascii="Consolas" w:hAnsi="Consolas" w:eastAsia="Times New Roman" w:cs="Times New Roman"/>
          <w:noProof w:val="0"/>
          <w:color w:val="0070C0"/>
          <w:sz w:val="21"/>
          <w:szCs w:val="21"/>
          <w:lang w:val="en-US" w:eastAsia="en-IN"/>
        </w:rPr>
        <w:t>CRDD</w:t>
      </w:r>
      <w:r w:rsidRPr="03ADBAC0" w:rsidR="592267C1">
        <w:rPr>
          <w:rFonts w:ascii="Consolas" w:hAnsi="Consolas" w:eastAsia="Times New Roman" w:cs="Times New Roman"/>
          <w:noProof w:val="0"/>
          <w:color w:val="0070C0"/>
          <w:sz w:val="21"/>
          <w:szCs w:val="21"/>
          <w:lang w:val="en-US" w:eastAsia="en-IN"/>
        </w:rPr>
        <w:t>Response</w:t>
      </w:r>
      <w:proofErr w:type="spellEnd"/>
    </w:p>
    <w:p w:rsidR="592267C1" w:rsidP="03ADBAC0" w:rsidRDefault="592267C1" w14:paraId="78E04E7D" w14:textId="464BF251">
      <w:pPr>
        <w:pStyle w:val="Normal"/>
        <w:bidi w:val="0"/>
        <w:spacing w:beforeAutospacing="on" w:afterAutospacing="on" w:line="360" w:lineRule="auto"/>
        <w:ind w:left="2880" w:right="0"/>
        <w:jc w:val="both"/>
        <w:rPr>
          <w:rFonts w:ascii="Consolas" w:hAnsi="Consolas" w:eastAsia="Times New Roman" w:cs="Times New Roman"/>
          <w:noProof w:val="0"/>
          <w:color w:val="0070C0"/>
          <w:sz w:val="21"/>
          <w:szCs w:val="21"/>
          <w:lang w:val="en-US" w:eastAsia="en-IN"/>
        </w:rPr>
      </w:pPr>
      <w:r w:rsidRPr="03ADBAC0" w:rsidR="592267C1">
        <w:rPr>
          <w:rFonts w:ascii="Consolas" w:hAnsi="Consolas" w:eastAsia="Times New Roman" w:cs="Times New Roman"/>
          <w:noProof w:val="0"/>
          <w:color w:val="0070C0"/>
          <w:sz w:val="21"/>
          <w:szCs w:val="21"/>
          <w:lang w:val="en-US" w:eastAsia="en-IN"/>
        </w:rPr>
        <w:t xml:space="preserve">        item={item}</w:t>
      </w:r>
    </w:p>
    <w:p w:rsidR="592267C1" w:rsidP="03ADBAC0" w:rsidRDefault="592267C1" w14:paraId="35BC8D72" w14:textId="722BDD75">
      <w:pPr>
        <w:pStyle w:val="Normal"/>
        <w:bidi w:val="0"/>
        <w:spacing w:beforeAutospacing="on" w:afterAutospacing="on" w:line="360" w:lineRule="auto"/>
        <w:ind w:left="2880" w:right="0"/>
        <w:jc w:val="both"/>
        <w:rPr>
          <w:rFonts w:ascii="Consolas" w:hAnsi="Consolas" w:eastAsia="Times New Roman" w:cs="Times New Roman"/>
          <w:noProof w:val="0"/>
          <w:color w:val="0070C0"/>
          <w:sz w:val="21"/>
          <w:szCs w:val="21"/>
          <w:lang w:val="en-US" w:eastAsia="en-IN"/>
        </w:rPr>
      </w:pPr>
      <w:r w:rsidRPr="03ADBAC0" w:rsidR="592267C1">
        <w:rPr>
          <w:rFonts w:ascii="Consolas" w:hAnsi="Consolas" w:eastAsia="Times New Roman" w:cs="Times New Roman"/>
          <w:noProof w:val="0"/>
          <w:color w:val="0070C0"/>
          <w:sz w:val="21"/>
          <w:szCs w:val="21"/>
          <w:lang w:val="en-US" w:eastAsia="en-IN"/>
        </w:rPr>
        <w:t xml:space="preserve">        config={config}</w:t>
      </w:r>
    </w:p>
    <w:p w:rsidR="592267C1" w:rsidP="03ADBAC0" w:rsidRDefault="592267C1" w14:paraId="62860096" w14:textId="43B37ED1">
      <w:pPr>
        <w:pStyle w:val="Normal"/>
        <w:bidi w:val="0"/>
        <w:spacing w:beforeAutospacing="on" w:afterAutospacing="on" w:line="360" w:lineRule="auto"/>
        <w:ind w:left="2880" w:right="0"/>
        <w:jc w:val="both"/>
        <w:rPr>
          <w:rFonts w:ascii="Consolas" w:hAnsi="Consolas" w:eastAsia="Times New Roman" w:cs="Times New Roman"/>
          <w:noProof w:val="0"/>
          <w:color w:val="0070C0"/>
          <w:sz w:val="21"/>
          <w:szCs w:val="21"/>
          <w:lang w:val="en-US" w:eastAsia="en-IN"/>
        </w:rPr>
      </w:pPr>
      <w:r w:rsidRPr="03ADBAC0" w:rsidR="592267C1">
        <w:rPr>
          <w:rFonts w:ascii="Consolas" w:hAnsi="Consolas" w:eastAsia="Times New Roman" w:cs="Times New Roman"/>
          <w:noProof w:val="0"/>
          <w:color w:val="0070C0"/>
          <w:sz w:val="21"/>
          <w:szCs w:val="21"/>
          <w:lang w:val="en-US" w:eastAsia="en-IN"/>
        </w:rPr>
        <w:t xml:space="preserve">        </w:t>
      </w:r>
      <w:proofErr w:type="spellStart"/>
      <w:r w:rsidRPr="03ADBAC0" w:rsidR="592267C1">
        <w:rPr>
          <w:rFonts w:ascii="Consolas" w:hAnsi="Consolas" w:eastAsia="Times New Roman" w:cs="Times New Roman"/>
          <w:noProof w:val="0"/>
          <w:color w:val="0070C0"/>
          <w:sz w:val="21"/>
          <w:szCs w:val="21"/>
          <w:lang w:val="en-US" w:eastAsia="en-IN"/>
        </w:rPr>
        <w:t>onUpdate</w:t>
      </w:r>
      <w:proofErr w:type="spellEnd"/>
      <w:r w:rsidRPr="03ADBAC0" w:rsidR="592267C1">
        <w:rPr>
          <w:rFonts w:ascii="Consolas" w:hAnsi="Consolas" w:eastAsia="Times New Roman" w:cs="Times New Roman"/>
          <w:noProof w:val="0"/>
          <w:color w:val="0070C0"/>
          <w:sz w:val="21"/>
          <w:szCs w:val="21"/>
          <w:lang w:val="en-US" w:eastAsia="en-IN"/>
        </w:rPr>
        <w:t>={</w:t>
      </w:r>
      <w:proofErr w:type="spellStart"/>
      <w:r w:rsidRPr="03ADBAC0" w:rsidR="592267C1">
        <w:rPr>
          <w:rFonts w:ascii="Consolas" w:hAnsi="Consolas" w:eastAsia="Times New Roman" w:cs="Times New Roman"/>
          <w:noProof w:val="0"/>
          <w:color w:val="0070C0"/>
          <w:sz w:val="21"/>
          <w:szCs w:val="21"/>
          <w:lang w:val="en-US" w:eastAsia="en-IN"/>
        </w:rPr>
        <w:t>handleResponse</w:t>
      </w:r>
      <w:proofErr w:type="spellEnd"/>
      <w:r w:rsidRPr="03ADBAC0" w:rsidR="592267C1">
        <w:rPr>
          <w:rFonts w:ascii="Consolas" w:hAnsi="Consolas" w:eastAsia="Times New Roman" w:cs="Times New Roman"/>
          <w:noProof w:val="0"/>
          <w:color w:val="0070C0"/>
          <w:sz w:val="21"/>
          <w:szCs w:val="21"/>
          <w:lang w:val="en-US" w:eastAsia="en-IN"/>
        </w:rPr>
        <w:t>}</w:t>
      </w:r>
    </w:p>
    <w:p w:rsidR="592267C1" w:rsidP="03ADBAC0" w:rsidRDefault="592267C1" w14:paraId="404E6BC6" w14:textId="3C93A102">
      <w:pPr>
        <w:pStyle w:val="Normal"/>
        <w:bidi w:val="0"/>
        <w:spacing w:beforeAutospacing="on" w:afterAutospacing="on" w:line="360" w:lineRule="auto"/>
        <w:ind w:left="2880" w:right="0"/>
        <w:jc w:val="both"/>
        <w:rPr>
          <w:rFonts w:ascii="Consolas" w:hAnsi="Consolas" w:eastAsia="Times New Roman" w:cs="Times New Roman"/>
          <w:noProof w:val="0"/>
          <w:color w:val="0070C0"/>
          <w:sz w:val="21"/>
          <w:szCs w:val="21"/>
          <w:lang w:val="en-US" w:eastAsia="en-IN"/>
        </w:rPr>
      </w:pPr>
      <w:r w:rsidRPr="03ADBAC0" w:rsidR="592267C1">
        <w:rPr>
          <w:rFonts w:ascii="Consolas" w:hAnsi="Consolas" w:eastAsia="Times New Roman" w:cs="Times New Roman"/>
          <w:noProof w:val="0"/>
          <w:color w:val="0070C0"/>
          <w:sz w:val="21"/>
          <w:szCs w:val="21"/>
          <w:lang w:val="en-US" w:eastAsia="en-IN"/>
        </w:rPr>
        <w:t xml:space="preserve">        showCorrectResponse={showCorrectResponse}</w:t>
      </w:r>
    </w:p>
    <w:p w:rsidR="592267C1" w:rsidP="03ADBAC0" w:rsidRDefault="592267C1" w14:paraId="2807CF8E" w14:textId="323C9D99">
      <w:pPr>
        <w:pStyle w:val="Normal"/>
        <w:bidi w:val="0"/>
        <w:spacing w:beforeAutospacing="on" w:afterAutospacing="on" w:line="360" w:lineRule="auto"/>
        <w:ind w:left="2880" w:right="0"/>
        <w:jc w:val="both"/>
        <w:rPr>
          <w:rFonts w:ascii="Consolas" w:hAnsi="Consolas" w:eastAsia="Times New Roman" w:cs="Times New Roman"/>
          <w:noProof w:val="0"/>
          <w:color w:val="0070C0"/>
          <w:sz w:val="21"/>
          <w:szCs w:val="21"/>
          <w:lang w:val="en-US" w:eastAsia="en-IN"/>
        </w:rPr>
      </w:pPr>
      <w:r w:rsidRPr="03ADBAC0" w:rsidR="592267C1">
        <w:rPr>
          <w:rFonts w:ascii="Consolas" w:hAnsi="Consolas" w:eastAsia="Times New Roman" w:cs="Times New Roman"/>
          <w:noProof w:val="0"/>
          <w:color w:val="0070C0"/>
          <w:sz w:val="21"/>
          <w:szCs w:val="21"/>
          <w:lang w:val="en-US" w:eastAsia="en-IN"/>
        </w:rPr>
        <w:t xml:space="preserve">        selected={selected}</w:t>
      </w:r>
    </w:p>
    <w:p w:rsidR="592267C1" w:rsidP="03ADBAC0" w:rsidRDefault="592267C1" w14:paraId="309193E9" w14:textId="00CB2455">
      <w:pPr>
        <w:pStyle w:val="Normal"/>
        <w:bidi w:val="0"/>
        <w:spacing w:beforeAutospacing="on" w:afterAutospacing="on" w:line="360" w:lineRule="auto"/>
        <w:ind w:left="2880" w:right="0"/>
        <w:jc w:val="both"/>
        <w:rPr>
          <w:rFonts w:ascii="Consolas" w:hAnsi="Consolas" w:eastAsia="Times New Roman" w:cs="Times New Roman"/>
          <w:noProof w:val="0"/>
          <w:color w:val="0070C0"/>
          <w:sz w:val="21"/>
          <w:szCs w:val="21"/>
          <w:lang w:val="en-US" w:eastAsia="en-IN"/>
        </w:rPr>
      </w:pPr>
      <w:r w:rsidRPr="03ADBAC0" w:rsidR="592267C1">
        <w:rPr>
          <w:rFonts w:ascii="Consolas" w:hAnsi="Consolas" w:eastAsia="Times New Roman" w:cs="Times New Roman"/>
          <w:noProof w:val="0"/>
          <w:color w:val="0070C0"/>
          <w:sz w:val="21"/>
          <w:szCs w:val="21"/>
          <w:lang w:val="en-US" w:eastAsia="en-IN"/>
        </w:rPr>
        <w:t>/&gt;</w:t>
      </w:r>
    </w:p>
    <w:p w:rsidR="59C5B415" w:rsidP="004E6AA1" w:rsidRDefault="552FA4CA" w14:paraId="50CA492C" w14:textId="46818B79">
      <w:pPr>
        <w:pStyle w:val="ListParagraph"/>
        <w:numPr>
          <w:ilvl w:val="2"/>
          <w:numId w:val="3"/>
        </w:numPr>
        <w:spacing w:line="360" w:lineRule="auto"/>
        <w:jc w:val="both"/>
        <w:rPr>
          <w:rFonts w:ascii="Cambria" w:hAnsi="Cambria" w:eastAsia="Cambria" w:cs="Cambria"/>
          <w:color w:val="000000" w:themeColor="text1"/>
          <w:sz w:val="24"/>
          <w:szCs w:val="24"/>
        </w:rPr>
      </w:pPr>
      <w:r w:rsidRPr="48013E08">
        <w:rPr>
          <w:rFonts w:ascii="Cambria" w:hAnsi="Cambria" w:eastAsia="Cambria" w:cs="Cambria"/>
          <w:sz w:val="24"/>
          <w:szCs w:val="24"/>
        </w:rPr>
        <w:t xml:space="preserve">While calling the </w:t>
      </w:r>
      <w:r w:rsidR="00666198">
        <w:rPr>
          <w:rFonts w:ascii="Cambria" w:hAnsi="Cambria" w:eastAsia="Cambria" w:cs="Cambria"/>
          <w:sz w:val="24"/>
          <w:szCs w:val="24"/>
        </w:rPr>
        <w:t>CR</w:t>
      </w:r>
      <w:r w:rsidR="0030410E">
        <w:rPr>
          <w:rFonts w:ascii="Cambria" w:hAnsi="Cambria" w:eastAsia="Cambria" w:cs="Cambria"/>
          <w:sz w:val="24"/>
          <w:szCs w:val="24"/>
        </w:rPr>
        <w:t>DD</w:t>
      </w:r>
      <w:r w:rsidRPr="48013E08" w:rsidR="0030410E">
        <w:rPr>
          <w:rFonts w:ascii="Cambria" w:hAnsi="Cambria" w:eastAsia="Cambria" w:cs="Cambria"/>
          <w:sz w:val="24"/>
          <w:szCs w:val="24"/>
        </w:rPr>
        <w:t xml:space="preserve">Responses </w:t>
      </w:r>
      <w:r w:rsidRPr="48013E08">
        <w:rPr>
          <w:rFonts w:ascii="Cambria" w:hAnsi="Cambria" w:eastAsia="Cambria" w:cs="Cambria"/>
          <w:sz w:val="24"/>
          <w:szCs w:val="24"/>
        </w:rPr>
        <w:t>will be passing the stem content with help of StemFormatter.</w:t>
      </w:r>
    </w:p>
    <w:p w:rsidR="2EC8C255" w:rsidP="154AEB93" w:rsidRDefault="2EC8C255" w14:paraId="04F273D8" w14:textId="0F051D6B">
      <w:pPr>
        <w:ind w:firstLine="720"/>
        <w:jc w:val="both"/>
      </w:pPr>
      <w:r w:rsidRPr="154AEB93">
        <w:rPr>
          <w:rFonts w:ascii="Cambria" w:hAnsi="Cambria" w:eastAsia="Cambria" w:cs="Cambria"/>
          <w:b/>
          <w:bCs/>
          <w:i/>
          <w:iCs/>
          <w:color w:val="000000" w:themeColor="text1"/>
          <w:sz w:val="24"/>
          <w:szCs w:val="24"/>
        </w:rPr>
        <w:t>Stories:</w:t>
      </w:r>
    </w:p>
    <w:p w:rsidR="2EC8C255" w:rsidP="004E6AA1" w:rsidRDefault="0030410E" w14:paraId="662A1F51" w14:textId="5DA05EC6">
      <w:pPr>
        <w:pStyle w:val="ListParagraph"/>
        <w:numPr>
          <w:ilvl w:val="2"/>
          <w:numId w:val="2"/>
        </w:numPr>
        <w:spacing w:line="360" w:lineRule="auto"/>
        <w:jc w:val="both"/>
        <w:rPr>
          <w:rFonts w:ascii="Cambria" w:hAnsi="Cambria" w:eastAsia="Cambria" w:cs="Cambria"/>
          <w:color w:val="000000" w:themeColor="text1"/>
          <w:sz w:val="24"/>
          <w:szCs w:val="24"/>
        </w:rPr>
      </w:pPr>
      <w:r>
        <w:rPr>
          <w:rFonts w:ascii="Cambria" w:hAnsi="Cambria" w:eastAsia="Cambria" w:cs="Cambria"/>
          <w:sz w:val="24"/>
          <w:szCs w:val="24"/>
        </w:rPr>
        <w:t>For Constructed Response and Drop-down</w:t>
      </w:r>
      <w:r w:rsidRPr="48013E08" w:rsidR="331CBBAE">
        <w:rPr>
          <w:rFonts w:ascii="Cambria" w:hAnsi="Cambria" w:eastAsia="Cambria" w:cs="Cambria"/>
          <w:sz w:val="24"/>
          <w:szCs w:val="24"/>
        </w:rPr>
        <w:t xml:space="preserve"> components Create, Response and Preview will have stories to render and check the UI.</w:t>
      </w:r>
    </w:p>
    <w:p w:rsidR="35FC3C02" w:rsidP="004E6AA1" w:rsidRDefault="0030410E" w14:paraId="1BD7A616" w14:textId="5581E107">
      <w:pPr>
        <w:pStyle w:val="ListParagraph"/>
        <w:numPr>
          <w:ilvl w:val="2"/>
          <w:numId w:val="2"/>
        </w:numPr>
        <w:spacing w:line="360" w:lineRule="auto"/>
        <w:jc w:val="both"/>
        <w:rPr>
          <w:rFonts w:ascii="Cambria" w:hAnsi="Cambria" w:eastAsia="Cambria" w:cs="Cambria"/>
          <w:color w:val="000000" w:themeColor="text1"/>
          <w:sz w:val="24"/>
          <w:szCs w:val="24"/>
        </w:rPr>
      </w:pPr>
      <w:r>
        <w:rPr>
          <w:rFonts w:ascii="Cambria" w:hAnsi="Cambria" w:eastAsia="Cambria" w:cs="Cambria"/>
          <w:sz w:val="24"/>
          <w:szCs w:val="24"/>
        </w:rPr>
        <w:t>Will have a folder called ‘CR</w:t>
      </w:r>
      <w:r w:rsidRPr="48013E08" w:rsidR="60B95E3C">
        <w:rPr>
          <w:rFonts w:ascii="Cambria" w:hAnsi="Cambria" w:eastAsia="Cambria" w:cs="Cambria"/>
          <w:sz w:val="24"/>
          <w:szCs w:val="24"/>
        </w:rPr>
        <w:t xml:space="preserve">’ inside the stories/assets which contain json files with all the possible combinations as mentioned below. </w:t>
      </w:r>
    </w:p>
    <w:p w:rsidR="002559EA" w:rsidP="004E6AA1" w:rsidRDefault="002559EA" w14:paraId="396CA491" w14:textId="23D0D140">
      <w:pPr>
        <w:pStyle w:val="ListParagraph"/>
        <w:numPr>
          <w:ilvl w:val="3"/>
          <w:numId w:val="2"/>
        </w:numPr>
        <w:spacing w:line="360" w:lineRule="auto"/>
        <w:jc w:val="both"/>
        <w:rPr>
          <w:rFonts w:ascii="Cambria" w:hAnsi="Cambria" w:eastAsia="Cambria" w:cs="Cambria"/>
          <w:color w:val="000000" w:themeColor="text1"/>
          <w:sz w:val="24"/>
          <w:szCs w:val="24"/>
        </w:rPr>
      </w:pPr>
      <w:r>
        <w:rPr>
          <w:rFonts w:ascii="Cambria" w:hAnsi="Cambria" w:eastAsia="Cambria" w:cs="Cambria"/>
          <w:color w:val="000000" w:themeColor="text1"/>
          <w:sz w:val="24"/>
          <w:szCs w:val="24"/>
        </w:rPr>
        <w:t>cr_numeric_response</w:t>
      </w:r>
    </w:p>
    <w:p w:rsidRPr="002559EA" w:rsidR="002559EA" w:rsidP="004E6AA1" w:rsidRDefault="002559EA" w14:paraId="0BB46D46" w14:textId="1CF84E48">
      <w:pPr>
        <w:pStyle w:val="ListParagraph"/>
        <w:numPr>
          <w:ilvl w:val="3"/>
          <w:numId w:val="2"/>
        </w:numPr>
        <w:spacing w:line="360" w:lineRule="auto"/>
        <w:jc w:val="both"/>
        <w:rPr>
          <w:rFonts w:ascii="Cambria" w:hAnsi="Cambria" w:eastAsia="Cambria" w:cs="Cambria"/>
          <w:color w:val="000000" w:themeColor="text1"/>
          <w:sz w:val="24"/>
          <w:szCs w:val="24"/>
        </w:rPr>
      </w:pPr>
      <w:r>
        <w:rPr>
          <w:rFonts w:ascii="Cambria" w:hAnsi="Cambria" w:eastAsia="Cambria" w:cs="Cambria"/>
          <w:color w:val="000000" w:themeColor="text1"/>
          <w:sz w:val="24"/>
          <w:szCs w:val="24"/>
        </w:rPr>
        <w:t>cr_alphanumeric_response</w:t>
      </w:r>
    </w:p>
    <w:p w:rsidR="35FC3C02" w:rsidP="004E6AA1" w:rsidRDefault="00DF55AD" w14:paraId="1216AB4A" w14:textId="37E242CD">
      <w:pPr>
        <w:pStyle w:val="ListParagraph"/>
        <w:numPr>
          <w:ilvl w:val="3"/>
          <w:numId w:val="2"/>
        </w:numPr>
        <w:spacing w:line="360" w:lineRule="auto"/>
        <w:jc w:val="both"/>
        <w:rPr>
          <w:rFonts w:ascii="Cambria" w:hAnsi="Cambria" w:eastAsia="Cambria" w:cs="Cambria"/>
          <w:color w:val="000000" w:themeColor="text1"/>
          <w:sz w:val="24"/>
          <w:szCs w:val="24"/>
        </w:rPr>
      </w:pPr>
      <w:r>
        <w:rPr>
          <w:rFonts w:ascii="Cambria" w:hAnsi="Cambria" w:eastAsia="Cambria" w:cs="Cambria"/>
          <w:color w:val="000000" w:themeColor="text1"/>
          <w:sz w:val="24"/>
          <w:szCs w:val="24"/>
        </w:rPr>
        <w:t>cr_formated_stem_content</w:t>
      </w:r>
    </w:p>
    <w:p w:rsidR="00DF55AD" w:rsidP="00DF55AD" w:rsidRDefault="00DF55AD" w14:paraId="7E299034" w14:textId="77777777">
      <w:pPr>
        <w:pStyle w:val="ListParagraph"/>
        <w:spacing w:line="360" w:lineRule="auto"/>
        <w:ind w:left="2880"/>
        <w:jc w:val="both"/>
        <w:rPr>
          <w:rFonts w:ascii="Cambria" w:hAnsi="Cambria" w:eastAsia="Cambria" w:cs="Cambria"/>
          <w:color w:val="000000" w:themeColor="text1"/>
          <w:sz w:val="24"/>
          <w:szCs w:val="24"/>
        </w:rPr>
      </w:pPr>
    </w:p>
    <w:p w:rsidR="35FC3C02" w:rsidP="004E6AA1" w:rsidRDefault="60B95E3C" w14:paraId="77F4ECDD" w14:textId="668A9F71">
      <w:pPr>
        <w:pStyle w:val="ListParagraph"/>
        <w:numPr>
          <w:ilvl w:val="2"/>
          <w:numId w:val="2"/>
        </w:numPr>
        <w:spacing w:line="360" w:lineRule="auto"/>
        <w:jc w:val="both"/>
        <w:rPr>
          <w:rFonts w:ascii="Cambria" w:hAnsi="Cambria" w:eastAsia="Cambria" w:cs="Cambria"/>
          <w:color w:val="000000" w:themeColor="text1"/>
          <w:sz w:val="24"/>
          <w:szCs w:val="24"/>
        </w:rPr>
      </w:pPr>
      <w:r w:rsidRPr="48013E08">
        <w:rPr>
          <w:rFonts w:ascii="Cambria" w:hAnsi="Cambria" w:eastAsia="Cambria" w:cs="Cambria"/>
          <w:sz w:val="24"/>
          <w:szCs w:val="24"/>
        </w:rPr>
        <w:lastRenderedPageBreak/>
        <w:t>Will have a fo</w:t>
      </w:r>
      <w:r w:rsidR="0030410E">
        <w:rPr>
          <w:rFonts w:ascii="Cambria" w:hAnsi="Cambria" w:eastAsia="Cambria" w:cs="Cambria"/>
          <w:sz w:val="24"/>
          <w:szCs w:val="24"/>
        </w:rPr>
        <w:t>lder called ‘DD</w:t>
      </w:r>
      <w:r w:rsidRPr="48013E08">
        <w:rPr>
          <w:rFonts w:ascii="Cambria" w:hAnsi="Cambria" w:eastAsia="Cambria" w:cs="Cambria"/>
          <w:sz w:val="24"/>
          <w:szCs w:val="24"/>
        </w:rPr>
        <w:t xml:space="preserve">’ inside the stories/assets which contain json files with all the possible combinations as mentioned below. </w:t>
      </w:r>
    </w:p>
    <w:p w:rsidR="002A6E2F" w:rsidP="004E6AA1" w:rsidRDefault="002A6E2F" w14:paraId="0CFD0333" w14:textId="72D083EF">
      <w:pPr>
        <w:pStyle w:val="ListParagraph"/>
        <w:numPr>
          <w:ilvl w:val="3"/>
          <w:numId w:val="2"/>
        </w:numPr>
        <w:spacing w:line="360" w:lineRule="auto"/>
        <w:jc w:val="both"/>
        <w:rPr>
          <w:rFonts w:ascii="Cambria" w:hAnsi="Cambria" w:eastAsia="Cambria" w:cs="Cambria"/>
          <w:color w:val="000000" w:themeColor="text1"/>
          <w:sz w:val="24"/>
          <w:szCs w:val="24"/>
        </w:rPr>
      </w:pPr>
      <w:r>
        <w:rPr>
          <w:rFonts w:ascii="Cambria" w:hAnsi="Cambria" w:eastAsia="Cambria" w:cs="Cambria"/>
          <w:color w:val="000000" w:themeColor="text1"/>
          <w:sz w:val="24"/>
          <w:szCs w:val="24"/>
        </w:rPr>
        <w:t>dd_numeric_response</w:t>
      </w:r>
    </w:p>
    <w:p w:rsidRPr="002559EA" w:rsidR="002A6E2F" w:rsidP="004E6AA1" w:rsidRDefault="002A6E2F" w14:paraId="6170615D" w14:textId="00C3133C">
      <w:pPr>
        <w:pStyle w:val="ListParagraph"/>
        <w:numPr>
          <w:ilvl w:val="3"/>
          <w:numId w:val="2"/>
        </w:numPr>
        <w:spacing w:line="360" w:lineRule="auto"/>
        <w:jc w:val="both"/>
        <w:rPr>
          <w:rFonts w:ascii="Cambria" w:hAnsi="Cambria" w:eastAsia="Cambria" w:cs="Cambria"/>
          <w:color w:val="000000" w:themeColor="text1"/>
          <w:sz w:val="24"/>
          <w:szCs w:val="24"/>
        </w:rPr>
      </w:pPr>
      <w:r>
        <w:rPr>
          <w:rFonts w:ascii="Cambria" w:hAnsi="Cambria" w:eastAsia="Cambria" w:cs="Cambria"/>
          <w:color w:val="000000" w:themeColor="text1"/>
          <w:sz w:val="24"/>
          <w:szCs w:val="24"/>
        </w:rPr>
        <w:t>dd_alphanumeric_response</w:t>
      </w:r>
    </w:p>
    <w:p w:rsidR="002A6E2F" w:rsidP="004E6AA1" w:rsidRDefault="002A6E2F" w14:paraId="2F542293" w14:textId="77B70CD9">
      <w:pPr>
        <w:pStyle w:val="ListParagraph"/>
        <w:numPr>
          <w:ilvl w:val="3"/>
          <w:numId w:val="2"/>
        </w:numPr>
        <w:spacing w:line="360" w:lineRule="auto"/>
        <w:jc w:val="both"/>
        <w:rPr>
          <w:rFonts w:ascii="Cambria" w:hAnsi="Cambria" w:eastAsia="Cambria" w:cs="Cambria"/>
          <w:color w:val="000000" w:themeColor="text1"/>
          <w:sz w:val="24"/>
          <w:szCs w:val="24"/>
        </w:rPr>
      </w:pPr>
      <w:r>
        <w:rPr>
          <w:rFonts w:ascii="Cambria" w:hAnsi="Cambria" w:eastAsia="Cambria" w:cs="Cambria"/>
          <w:color w:val="000000" w:themeColor="text1"/>
          <w:sz w:val="24"/>
          <w:szCs w:val="24"/>
        </w:rPr>
        <w:t>dd_formated_stem_content</w:t>
      </w:r>
    </w:p>
    <w:p w:rsidR="7D9F41AC" w:rsidP="004E6AA1" w:rsidRDefault="00666198" w14:paraId="2A384EAC" w14:textId="7581127B">
      <w:pPr>
        <w:pStyle w:val="ListParagraph"/>
        <w:numPr>
          <w:ilvl w:val="2"/>
          <w:numId w:val="2"/>
        </w:numPr>
        <w:spacing w:line="360" w:lineRule="auto"/>
        <w:jc w:val="both"/>
        <w:rPr>
          <w:rFonts w:ascii="Cambria" w:hAnsi="Cambria" w:eastAsia="Cambria" w:cs="Cambria"/>
          <w:color w:val="000000" w:themeColor="text1"/>
          <w:sz w:val="24"/>
          <w:szCs w:val="24"/>
        </w:rPr>
      </w:pPr>
      <w:proofErr w:type="spellStart"/>
      <w:r w:rsidRPr="03ADBAC0" w:rsidR="4729475A">
        <w:rPr>
          <w:rFonts w:ascii="Cambria" w:hAnsi="Cambria" w:eastAsia="Cambria" w:cs="Cambria"/>
          <w:sz w:val="24"/>
          <w:szCs w:val="24"/>
        </w:rPr>
        <w:t>CRDD</w:t>
      </w:r>
      <w:r w:rsidRPr="03ADBAC0" w:rsidR="7025CFC8">
        <w:rPr>
          <w:rFonts w:ascii="Cambria" w:hAnsi="Cambria" w:eastAsia="Cambria" w:cs="Cambria"/>
          <w:sz w:val="24"/>
          <w:szCs w:val="24"/>
        </w:rPr>
        <w:t>New.stories.jsx</w:t>
      </w:r>
      <w:proofErr w:type="spellEnd"/>
      <w:r w:rsidRPr="03ADBAC0" w:rsidR="7025CFC8">
        <w:rPr>
          <w:rFonts w:ascii="Cambria" w:hAnsi="Cambria" w:eastAsia="Cambria" w:cs="Cambria"/>
          <w:sz w:val="24"/>
          <w:szCs w:val="24"/>
        </w:rPr>
        <w:t xml:space="preserve"> will be created to call the create </w:t>
      </w:r>
      <w:r w:rsidRPr="03ADBAC0" w:rsidR="188ED2B7">
        <w:rPr>
          <w:rFonts w:ascii="Cambria" w:hAnsi="Cambria" w:eastAsia="Cambria" w:cs="Cambria"/>
          <w:sz w:val="24"/>
          <w:szCs w:val="24"/>
        </w:rPr>
        <w:t>CRDD</w:t>
      </w:r>
      <w:r w:rsidRPr="03ADBAC0" w:rsidR="7025CFC8">
        <w:rPr>
          <w:rFonts w:ascii="Cambria" w:hAnsi="Cambria" w:eastAsia="Cambria" w:cs="Cambria"/>
          <w:sz w:val="24"/>
          <w:szCs w:val="24"/>
        </w:rPr>
        <w:t xml:space="preserve"> component with default UI. </w:t>
      </w:r>
    </w:p>
    <w:p w:rsidR="7D9F41AC" w:rsidP="004E6AA1" w:rsidRDefault="00666198" w14:paraId="515E741B" w14:textId="5FB7EDFF">
      <w:pPr>
        <w:pStyle w:val="ListParagraph"/>
        <w:numPr>
          <w:ilvl w:val="2"/>
          <w:numId w:val="2"/>
        </w:numPr>
        <w:spacing w:line="360" w:lineRule="auto"/>
        <w:jc w:val="both"/>
        <w:rPr>
          <w:rFonts w:ascii="Cambria" w:hAnsi="Cambria" w:eastAsia="Cambria" w:cs="Cambria"/>
          <w:color w:val="000000" w:themeColor="text1"/>
          <w:sz w:val="24"/>
          <w:szCs w:val="24"/>
        </w:rPr>
      </w:pPr>
      <w:r>
        <w:rPr>
          <w:rFonts w:ascii="Cambria" w:hAnsi="Cambria" w:eastAsia="Cambria" w:cs="Cambria"/>
          <w:sz w:val="24"/>
          <w:szCs w:val="24"/>
        </w:rPr>
        <w:t>CRDD</w:t>
      </w:r>
      <w:r w:rsidRPr="48013E08" w:rsidR="3C79885D">
        <w:rPr>
          <w:rFonts w:ascii="Cambria" w:hAnsi="Cambria" w:eastAsia="Cambria" w:cs="Cambria"/>
          <w:sz w:val="24"/>
          <w:szCs w:val="24"/>
        </w:rPr>
        <w:t xml:space="preserve">.stories.jsx will be created under the stories/create/alternate to check the create </w:t>
      </w:r>
      <w:r>
        <w:rPr>
          <w:rFonts w:ascii="Cambria" w:hAnsi="Cambria" w:eastAsia="Cambria" w:cs="Cambria"/>
          <w:sz w:val="24"/>
          <w:szCs w:val="24"/>
        </w:rPr>
        <w:t>CRDD</w:t>
      </w:r>
      <w:r w:rsidR="002A6E2F">
        <w:rPr>
          <w:rFonts w:ascii="Cambria" w:hAnsi="Cambria" w:eastAsia="Cambria" w:cs="Cambria"/>
          <w:sz w:val="24"/>
          <w:szCs w:val="24"/>
        </w:rPr>
        <w:t xml:space="preserve"> </w:t>
      </w:r>
      <w:r w:rsidRPr="48013E08" w:rsidR="3C79885D">
        <w:rPr>
          <w:rFonts w:ascii="Cambria" w:hAnsi="Cambria" w:eastAsia="Cambria" w:cs="Cambria"/>
          <w:sz w:val="24"/>
          <w:szCs w:val="24"/>
        </w:rPr>
        <w:t>component with alternate UI.</w:t>
      </w:r>
    </w:p>
    <w:p w:rsidR="7D9F41AC" w:rsidP="004E6AA1" w:rsidRDefault="3C79885D" w14:paraId="65816488" w14:textId="55FBC1DF">
      <w:pPr>
        <w:pStyle w:val="ListParagraph"/>
        <w:numPr>
          <w:ilvl w:val="2"/>
          <w:numId w:val="2"/>
        </w:numPr>
        <w:spacing w:line="360" w:lineRule="auto"/>
        <w:jc w:val="both"/>
        <w:rPr>
          <w:rFonts w:ascii="Cambria" w:hAnsi="Cambria" w:eastAsia="Cambria" w:cs="Cambria"/>
          <w:color w:val="000000" w:themeColor="text1"/>
          <w:sz w:val="24"/>
          <w:szCs w:val="24"/>
        </w:rPr>
      </w:pPr>
      <w:r w:rsidRPr="48013E08">
        <w:rPr>
          <w:rFonts w:ascii="Cambria" w:hAnsi="Cambria" w:eastAsia="Cambria" w:cs="Cambria"/>
          <w:sz w:val="24"/>
          <w:szCs w:val="24"/>
        </w:rPr>
        <w:t>Same as for other styles, separate story files will also be created and used.</w:t>
      </w:r>
    </w:p>
    <w:p w:rsidR="7D9F41AC" w:rsidP="004E6AA1" w:rsidRDefault="00666198" w14:paraId="28015E93" w14:textId="46FAA655">
      <w:pPr>
        <w:pStyle w:val="ListParagraph"/>
        <w:numPr>
          <w:ilvl w:val="2"/>
          <w:numId w:val="2"/>
        </w:numPr>
        <w:spacing w:line="360" w:lineRule="auto"/>
        <w:jc w:val="both"/>
        <w:rPr>
          <w:rFonts w:ascii="Cambria" w:hAnsi="Cambria" w:eastAsia="Cambria" w:cs="Cambria"/>
          <w:color w:val="000000" w:themeColor="text1"/>
          <w:sz w:val="24"/>
          <w:szCs w:val="24"/>
        </w:rPr>
      </w:pPr>
      <w:r>
        <w:rPr>
          <w:rFonts w:ascii="Cambria" w:hAnsi="Cambria" w:eastAsia="Cambria" w:cs="Cambria"/>
          <w:sz w:val="24"/>
          <w:szCs w:val="24"/>
        </w:rPr>
        <w:t>CRDD</w:t>
      </w:r>
      <w:r w:rsidRPr="48013E08" w:rsidR="3C79885D">
        <w:rPr>
          <w:rFonts w:ascii="Cambria" w:hAnsi="Cambria" w:eastAsia="Cambria" w:cs="Cambria"/>
          <w:sz w:val="24"/>
          <w:szCs w:val="24"/>
        </w:rPr>
        <w:t>Display.stories.jsx will be created under t</w:t>
      </w:r>
      <w:r w:rsidR="002A6E2F">
        <w:rPr>
          <w:rFonts w:ascii="Cambria" w:hAnsi="Cambria" w:eastAsia="Cambria" w:cs="Cambria"/>
          <w:sz w:val="24"/>
          <w:szCs w:val="24"/>
        </w:rPr>
        <w:t>he stories/display for Constructed Response and Drop-down</w:t>
      </w:r>
      <w:r w:rsidRPr="48013E08" w:rsidR="3C79885D">
        <w:rPr>
          <w:rFonts w:ascii="Cambria" w:hAnsi="Cambria" w:eastAsia="Cambria" w:cs="Cambria"/>
          <w:sz w:val="24"/>
          <w:szCs w:val="24"/>
        </w:rPr>
        <w:t xml:space="preserve"> preview check with default UI. </w:t>
      </w:r>
    </w:p>
    <w:p w:rsidR="7D9F41AC" w:rsidP="004E6AA1" w:rsidRDefault="3C79885D" w14:paraId="044F54EE" w14:textId="6E47475F">
      <w:pPr>
        <w:pStyle w:val="ListParagraph"/>
        <w:numPr>
          <w:ilvl w:val="2"/>
          <w:numId w:val="2"/>
        </w:numPr>
        <w:spacing w:line="360" w:lineRule="auto"/>
        <w:jc w:val="both"/>
        <w:rPr>
          <w:rFonts w:ascii="Cambria" w:hAnsi="Cambria" w:eastAsia="Cambria" w:cs="Cambria"/>
          <w:color w:val="000000" w:themeColor="text1"/>
          <w:sz w:val="24"/>
          <w:szCs w:val="24"/>
        </w:rPr>
      </w:pPr>
      <w:r w:rsidRPr="48013E08">
        <w:rPr>
          <w:rFonts w:ascii="Cambria" w:hAnsi="Cambria" w:eastAsia="Cambria" w:cs="Cambria"/>
          <w:sz w:val="24"/>
          <w:szCs w:val="24"/>
        </w:rPr>
        <w:t xml:space="preserve">Inside the </w:t>
      </w:r>
      <w:r w:rsidR="00666198">
        <w:rPr>
          <w:rFonts w:ascii="Cambria" w:hAnsi="Cambria" w:eastAsia="Cambria" w:cs="Cambria"/>
          <w:sz w:val="24"/>
          <w:szCs w:val="24"/>
        </w:rPr>
        <w:t>CRDD</w:t>
      </w:r>
      <w:r w:rsidRPr="48013E08">
        <w:rPr>
          <w:rFonts w:ascii="Cambria" w:hAnsi="Cambria" w:eastAsia="Cambria" w:cs="Cambria"/>
          <w:sz w:val="24"/>
          <w:szCs w:val="24"/>
        </w:rPr>
        <w:t>Display.stories will be using all the json that we have created under the asset which help us to check the preview in all the combinations.</w:t>
      </w:r>
    </w:p>
    <w:p w:rsidR="7D9F41AC" w:rsidP="004E6AA1" w:rsidRDefault="3C79885D" w14:paraId="13654958" w14:textId="3577B402">
      <w:pPr>
        <w:pStyle w:val="ListParagraph"/>
        <w:numPr>
          <w:ilvl w:val="2"/>
          <w:numId w:val="2"/>
        </w:numPr>
        <w:rPr>
          <w:rFonts w:ascii="Cambria" w:hAnsi="Cambria" w:eastAsia="Cambria" w:cs="Cambria"/>
          <w:color w:val="000000" w:themeColor="text1"/>
          <w:sz w:val="24"/>
          <w:szCs w:val="24"/>
        </w:rPr>
      </w:pPr>
      <w:r w:rsidRPr="48013E08">
        <w:rPr>
          <w:rFonts w:ascii="Cambria" w:hAnsi="Cambria" w:eastAsia="Cambria" w:cs="Cambria"/>
          <w:sz w:val="24"/>
          <w:szCs w:val="24"/>
        </w:rPr>
        <w:t>Display stories will also have a separate story for all the available styles.</w:t>
      </w:r>
      <w:r w:rsidR="002A6E2F">
        <w:rPr>
          <w:rFonts w:ascii="Cambria" w:hAnsi="Cambria" w:eastAsia="Cambria" w:cs="Cambria"/>
          <w:sz w:val="24"/>
          <w:szCs w:val="24"/>
        </w:rPr>
        <w:t>5</w:t>
      </w:r>
    </w:p>
    <w:p w:rsidR="7D9F41AC" w:rsidP="004E6AA1" w:rsidRDefault="00666198" w14:paraId="5F433E0E" w14:textId="5C967EB8">
      <w:pPr>
        <w:pStyle w:val="ListParagraph"/>
        <w:numPr>
          <w:ilvl w:val="2"/>
          <w:numId w:val="2"/>
        </w:numPr>
        <w:rPr>
          <w:rFonts w:ascii="Cambria" w:hAnsi="Cambria" w:eastAsia="Cambria" w:cs="Cambria"/>
          <w:color w:val="000000" w:themeColor="text1"/>
          <w:sz w:val="24"/>
          <w:szCs w:val="24"/>
        </w:rPr>
      </w:pPr>
      <w:r>
        <w:rPr>
          <w:rFonts w:ascii="Cambria" w:hAnsi="Cambria" w:eastAsia="Cambria" w:cs="Cambria"/>
          <w:sz w:val="24"/>
          <w:szCs w:val="24"/>
        </w:rPr>
        <w:t>For the CRDD</w:t>
      </w:r>
      <w:r w:rsidRPr="48013E08" w:rsidR="3C79885D">
        <w:rPr>
          <w:rFonts w:ascii="Cambria" w:hAnsi="Cambria" w:eastAsia="Cambria" w:cs="Cambria"/>
          <w:sz w:val="24"/>
          <w:szCs w:val="24"/>
        </w:rPr>
        <w:t xml:space="preserve"> response alone will </w:t>
      </w:r>
      <w:r w:rsidR="00D34B04">
        <w:rPr>
          <w:rFonts w:ascii="Cambria" w:hAnsi="Cambria" w:eastAsia="Cambria" w:cs="Cambria"/>
          <w:sz w:val="24"/>
          <w:szCs w:val="24"/>
        </w:rPr>
        <w:t xml:space="preserve">have a separate story </w:t>
      </w:r>
      <w:r>
        <w:rPr>
          <w:rFonts w:ascii="Cambria" w:hAnsi="Cambria" w:eastAsia="Cambria" w:cs="Cambria"/>
          <w:sz w:val="24"/>
          <w:szCs w:val="24"/>
        </w:rPr>
        <w:t>CRDD</w:t>
      </w:r>
      <w:r w:rsidRPr="48013E08" w:rsidR="3C79885D">
        <w:rPr>
          <w:rFonts w:ascii="Cambria" w:hAnsi="Cambria" w:eastAsia="Cambria" w:cs="Cambria"/>
          <w:sz w:val="24"/>
          <w:szCs w:val="24"/>
        </w:rPr>
        <w:t>Response</w:t>
      </w:r>
      <w:r w:rsidRPr="48013E08" w:rsidR="2A66D6D8">
        <w:rPr>
          <w:rFonts w:ascii="Cambria" w:hAnsi="Cambria" w:eastAsia="Cambria" w:cs="Cambria"/>
          <w:sz w:val="24"/>
          <w:szCs w:val="24"/>
        </w:rPr>
        <w:t>s</w:t>
      </w:r>
      <w:r w:rsidRPr="48013E08" w:rsidR="3C79885D">
        <w:rPr>
          <w:rFonts w:ascii="Cambria" w:hAnsi="Cambria" w:eastAsia="Cambria" w:cs="Cambria"/>
          <w:sz w:val="24"/>
          <w:szCs w:val="24"/>
        </w:rPr>
        <w:t>.stories.jsx under stories/response.</w:t>
      </w:r>
    </w:p>
    <w:p w:rsidR="00DA55D0" w:rsidP="004E6AA1" w:rsidRDefault="21003315" w14:paraId="6BF7119B" w14:textId="180D121F">
      <w:pPr>
        <w:pStyle w:val="Heading2"/>
        <w:numPr>
          <w:ilvl w:val="1"/>
          <w:numId w:val="14"/>
        </w:numPr>
      </w:pPr>
      <w:bookmarkStart w:name="_Toc2006325650" w:id="13"/>
      <w:r>
        <w:t>Software Updates Needed to Align with Project Standards</w:t>
      </w:r>
      <w:bookmarkEnd w:id="13"/>
    </w:p>
    <w:p w:rsidRPr="00D34B04" w:rsidR="00D34B04" w:rsidP="00D34B04" w:rsidRDefault="00D34B04" w14:paraId="6CB43783" w14:textId="58C29CF1">
      <w:pPr>
        <w:pStyle w:val="Heading2"/>
        <w:numPr>
          <w:ilvl w:val="0"/>
          <w:numId w:val="0"/>
        </w:numPr>
        <w:ind w:left="1440" w:firstLine="720"/>
        <w:rPr>
          <w:rFonts w:eastAsia="Cambria" w:cs="Cambria"/>
          <w:color w:val="000000" w:themeColor="text1"/>
        </w:rPr>
      </w:pPr>
      <w:bookmarkStart w:name="_Toc105858058" w:id="14"/>
      <w:r>
        <w:rPr>
          <w:rFonts w:eastAsia="Cambria" w:cs="Cambria"/>
          <w:color w:val="000000" w:themeColor="text1"/>
        </w:rPr>
        <w:t>N/A</w:t>
      </w:r>
    </w:p>
    <w:p w:rsidR="339D1431" w:rsidP="004E6AA1" w:rsidRDefault="6E4AAF7E" w14:paraId="125064D1" w14:textId="4C477730">
      <w:pPr>
        <w:pStyle w:val="Heading2"/>
        <w:numPr>
          <w:ilvl w:val="1"/>
          <w:numId w:val="14"/>
        </w:numPr>
        <w:rPr>
          <w:rFonts w:eastAsia="Cambria" w:cs="Cambria"/>
          <w:color w:val="000000" w:themeColor="text1"/>
        </w:rPr>
      </w:pPr>
      <w:r w:rsidRPr="4912C355">
        <w:rPr>
          <w:rFonts w:eastAsia="Cambria" w:cs="Cambria"/>
        </w:rPr>
        <w:t>How to consume</w:t>
      </w:r>
      <w:bookmarkEnd w:id="14"/>
    </w:p>
    <w:p w:rsidR="46C710D0" w:rsidP="004E6AA1" w:rsidRDefault="087E1F0E" w14:paraId="09E20219" w14:textId="486C739F">
      <w:pPr>
        <w:pStyle w:val="ListParagraph"/>
        <w:numPr>
          <w:ilvl w:val="3"/>
          <w:numId w:val="9"/>
        </w:numPr>
        <w:spacing w:after="120"/>
        <w:ind w:left="2160"/>
        <w:rPr>
          <w:color w:val="000000" w:themeColor="text1"/>
        </w:rPr>
      </w:pPr>
      <w:r w:rsidRPr="48013E08">
        <w:rPr>
          <w:rFonts w:ascii="Cambria" w:hAnsi="Cambria" w:eastAsia="Cambria" w:cs="Cambria"/>
          <w:sz w:val="24"/>
          <w:szCs w:val="24"/>
        </w:rPr>
        <w:t xml:space="preserve">This kite-react-items component will be used in the cp-protype application, </w:t>
      </w:r>
      <w:r w:rsidRPr="48013E08" w:rsidR="5C7586FF">
        <w:rPr>
          <w:rFonts w:ascii="Cambria" w:hAnsi="Cambria" w:eastAsia="Cambria" w:cs="Cambria"/>
          <w:sz w:val="24"/>
          <w:szCs w:val="24"/>
        </w:rPr>
        <w:t>and</w:t>
      </w:r>
      <w:r w:rsidRPr="48013E08" w:rsidR="5944B21F">
        <w:rPr>
          <w:rFonts w:ascii="Cambria" w:hAnsi="Cambria" w:eastAsia="Cambria" w:cs="Cambria"/>
          <w:sz w:val="24"/>
          <w:szCs w:val="24"/>
        </w:rPr>
        <w:t xml:space="preserve"> CreateInterface and PreviewInterface</w:t>
      </w:r>
      <w:r w:rsidRPr="48013E08" w:rsidR="675A09C1">
        <w:rPr>
          <w:rFonts w:ascii="Cambria" w:hAnsi="Cambria" w:eastAsia="Cambria" w:cs="Cambria"/>
          <w:sz w:val="24"/>
          <w:szCs w:val="24"/>
        </w:rPr>
        <w:t xml:space="preserve"> will be called.</w:t>
      </w:r>
    </w:p>
    <w:p w:rsidR="415AA596" w:rsidP="03ADBAC0" w:rsidRDefault="5C1310AF" w14:paraId="2EC83E49" w14:textId="32A57CF0">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03873094">
        <w:rPr>
          <w:rFonts w:ascii="Consolas" w:hAnsi="Consolas" w:eastAsia="Consolas" w:cs="Consolas"/>
          <w:b w:val="0"/>
          <w:bCs w:val="0"/>
          <w:i w:val="0"/>
          <w:iCs w:val="0"/>
          <w:color w:val="0070C0"/>
          <w:sz w:val="21"/>
          <w:szCs w:val="21"/>
        </w:rPr>
        <w:t>&lt;</w:t>
      </w:r>
      <w:proofErr w:type="spellStart"/>
      <w:r w:rsidRPr="03ADBAC0" w:rsidR="03873094">
        <w:rPr>
          <w:rFonts w:ascii="Consolas" w:hAnsi="Consolas" w:eastAsia="Consolas" w:cs="Consolas"/>
          <w:b w:val="0"/>
          <w:bCs w:val="0"/>
          <w:i w:val="0"/>
          <w:iCs w:val="0"/>
          <w:color w:val="0070C0"/>
          <w:sz w:val="21"/>
          <w:szCs w:val="21"/>
        </w:rPr>
        <w:t>CreateInterface</w:t>
      </w:r>
      <w:proofErr w:type="spellEnd"/>
      <w:r w:rsidRPr="03ADBAC0" w:rsidR="03873094">
        <w:rPr>
          <w:rFonts w:ascii="Consolas" w:hAnsi="Consolas" w:eastAsia="Consolas" w:cs="Consolas"/>
          <w:b w:val="0"/>
          <w:bCs w:val="0"/>
          <w:i w:val="0"/>
          <w:iCs w:val="0"/>
          <w:color w:val="0070C0"/>
          <w:sz w:val="21"/>
          <w:szCs w:val="21"/>
        </w:rPr>
        <w:t xml:space="preserve"> </w:t>
      </w:r>
    </w:p>
    <w:p w:rsidR="1EF81678" w:rsidP="03ADBAC0" w:rsidRDefault="65463E06" w14:paraId="0804CB21" w14:textId="16EC9C4F">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0E363DB3">
        <w:rPr>
          <w:rFonts w:ascii="Consolas" w:hAnsi="Consolas" w:eastAsia="Consolas" w:cs="Consolas"/>
          <w:b w:val="0"/>
          <w:bCs w:val="0"/>
          <w:i w:val="0"/>
          <w:iCs w:val="0"/>
          <w:color w:val="0070C0"/>
          <w:sz w:val="21"/>
          <w:szCs w:val="21"/>
        </w:rPr>
        <w:t xml:space="preserve">     </w:t>
      </w:r>
      <w:r w:rsidRPr="03ADBAC0" w:rsidR="03873094">
        <w:rPr>
          <w:rFonts w:ascii="Consolas" w:hAnsi="Consolas" w:eastAsia="Consolas" w:cs="Consolas"/>
          <w:b w:val="0"/>
          <w:bCs w:val="0"/>
          <w:i w:val="0"/>
          <w:iCs w:val="0"/>
          <w:color w:val="0070C0"/>
          <w:sz w:val="21"/>
          <w:szCs w:val="21"/>
        </w:rPr>
        <w:t xml:space="preserve">item={item} </w:t>
      </w:r>
    </w:p>
    <w:p w:rsidR="3F383FF9" w:rsidP="03ADBAC0" w:rsidRDefault="1281AA2D" w14:paraId="35C10535" w14:textId="304872EE">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33A7F5E1">
        <w:rPr>
          <w:rFonts w:ascii="Consolas" w:hAnsi="Consolas" w:eastAsia="Consolas" w:cs="Consolas"/>
          <w:b w:val="0"/>
          <w:bCs w:val="0"/>
          <w:i w:val="0"/>
          <w:iCs w:val="0"/>
          <w:color w:val="0070C0"/>
          <w:sz w:val="21"/>
          <w:szCs w:val="21"/>
        </w:rPr>
        <w:t xml:space="preserve">     </w:t>
      </w:r>
      <w:proofErr w:type="spellStart"/>
      <w:r w:rsidRPr="03ADBAC0" w:rsidR="03873094">
        <w:rPr>
          <w:rFonts w:ascii="Consolas" w:hAnsi="Consolas" w:eastAsia="Consolas" w:cs="Consolas"/>
          <w:b w:val="0"/>
          <w:bCs w:val="0"/>
          <w:i w:val="0"/>
          <w:iCs w:val="0"/>
          <w:color w:val="0070C0"/>
          <w:sz w:val="21"/>
          <w:szCs w:val="21"/>
        </w:rPr>
        <w:t>onUpdate</w:t>
      </w:r>
      <w:proofErr w:type="spellEnd"/>
      <w:r w:rsidRPr="03ADBAC0" w:rsidR="03873094">
        <w:rPr>
          <w:rFonts w:ascii="Consolas" w:hAnsi="Consolas" w:eastAsia="Consolas" w:cs="Consolas"/>
          <w:b w:val="0"/>
          <w:bCs w:val="0"/>
          <w:i w:val="0"/>
          <w:iCs w:val="0"/>
          <w:color w:val="0070C0"/>
          <w:sz w:val="21"/>
          <w:szCs w:val="21"/>
        </w:rPr>
        <w:t>={</w:t>
      </w:r>
      <w:proofErr w:type="spellStart"/>
      <w:r w:rsidRPr="03ADBAC0" w:rsidR="03873094">
        <w:rPr>
          <w:rFonts w:ascii="Consolas" w:hAnsi="Consolas" w:eastAsia="Consolas" w:cs="Consolas"/>
          <w:b w:val="0"/>
          <w:bCs w:val="0"/>
          <w:i w:val="0"/>
          <w:iCs w:val="0"/>
          <w:color w:val="0070C0"/>
          <w:sz w:val="21"/>
          <w:szCs w:val="21"/>
        </w:rPr>
        <w:t>updateItem</w:t>
      </w:r>
      <w:proofErr w:type="spellEnd"/>
      <w:r w:rsidRPr="03ADBAC0" w:rsidR="03873094">
        <w:rPr>
          <w:rFonts w:ascii="Consolas" w:hAnsi="Consolas" w:eastAsia="Consolas" w:cs="Consolas"/>
          <w:b w:val="0"/>
          <w:bCs w:val="0"/>
          <w:i w:val="0"/>
          <w:iCs w:val="0"/>
          <w:color w:val="0070C0"/>
          <w:sz w:val="21"/>
          <w:szCs w:val="21"/>
        </w:rPr>
        <w:t>}</w:t>
      </w:r>
    </w:p>
    <w:p w:rsidR="714A0F2A" w:rsidP="03ADBAC0" w:rsidRDefault="02870567" w14:paraId="6A64321B" w14:textId="42254AE8">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65878084">
        <w:rPr>
          <w:rFonts w:ascii="Consolas" w:hAnsi="Consolas" w:eastAsia="Consolas" w:cs="Consolas"/>
          <w:b w:val="0"/>
          <w:bCs w:val="0"/>
          <w:i w:val="0"/>
          <w:iCs w:val="0"/>
          <w:color w:val="0070C0"/>
          <w:sz w:val="21"/>
          <w:szCs w:val="21"/>
        </w:rPr>
        <w:t xml:space="preserve">     </w:t>
      </w:r>
      <w:r w:rsidRPr="03ADBAC0" w:rsidR="03873094">
        <w:rPr>
          <w:rFonts w:ascii="Consolas" w:hAnsi="Consolas" w:eastAsia="Consolas" w:cs="Consolas"/>
          <w:b w:val="0"/>
          <w:bCs w:val="0"/>
          <w:i w:val="0"/>
          <w:iCs w:val="0"/>
          <w:color w:val="0070C0"/>
          <w:sz w:val="21"/>
          <w:szCs w:val="21"/>
        </w:rPr>
        <w:t xml:space="preserve">config={config} </w:t>
      </w:r>
    </w:p>
    <w:p w:rsidR="4912C355" w:rsidP="03ADBAC0" w:rsidRDefault="5C1310AF" w14:paraId="20F35074" w14:textId="48D2360A">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03873094">
        <w:rPr>
          <w:rFonts w:ascii="Consolas" w:hAnsi="Consolas" w:eastAsia="Consolas" w:cs="Consolas"/>
          <w:b w:val="0"/>
          <w:bCs w:val="0"/>
          <w:i w:val="0"/>
          <w:iCs w:val="0"/>
          <w:color w:val="0070C0"/>
          <w:sz w:val="21"/>
          <w:szCs w:val="21"/>
        </w:rPr>
        <w:t>/&gt;</w:t>
      </w:r>
    </w:p>
    <w:p w:rsidR="00C43228" w:rsidP="03ADBAC0" w:rsidRDefault="00C43228" w14:paraId="436FF8F8" w14:textId="77777777">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p>
    <w:p w:rsidR="1EF0E61A" w:rsidP="03ADBAC0" w:rsidRDefault="0C9ED337" w14:paraId="7242D33F" w14:textId="4944F07F">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1D27DA40">
        <w:rPr>
          <w:rFonts w:ascii="Consolas" w:hAnsi="Consolas" w:eastAsia="Consolas" w:cs="Consolas"/>
          <w:b w:val="0"/>
          <w:bCs w:val="0"/>
          <w:i w:val="0"/>
          <w:iCs w:val="0"/>
          <w:color w:val="0070C0"/>
          <w:sz w:val="21"/>
          <w:szCs w:val="21"/>
        </w:rPr>
        <w:t>&lt;</w:t>
      </w:r>
      <w:proofErr w:type="spellStart"/>
      <w:r w:rsidRPr="03ADBAC0" w:rsidR="1D27DA40">
        <w:rPr>
          <w:rFonts w:ascii="Consolas" w:hAnsi="Consolas" w:eastAsia="Consolas" w:cs="Consolas"/>
          <w:b w:val="0"/>
          <w:bCs w:val="0"/>
          <w:i w:val="0"/>
          <w:iCs w:val="0"/>
          <w:color w:val="0070C0"/>
          <w:sz w:val="21"/>
          <w:szCs w:val="21"/>
        </w:rPr>
        <w:t>PreviewInterface</w:t>
      </w:r>
      <w:proofErr w:type="spellEnd"/>
    </w:p>
    <w:p w:rsidR="1EF0E61A" w:rsidP="03ADBAC0" w:rsidRDefault="0C9ED337" w14:paraId="4936DE34" w14:textId="6794E4ED">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1D27DA40">
        <w:rPr>
          <w:rFonts w:ascii="Consolas" w:hAnsi="Consolas" w:eastAsia="Consolas" w:cs="Consolas"/>
          <w:b w:val="0"/>
          <w:bCs w:val="0"/>
          <w:i w:val="0"/>
          <w:iCs w:val="0"/>
          <w:color w:val="0070C0"/>
          <w:sz w:val="21"/>
          <w:szCs w:val="21"/>
        </w:rPr>
        <w:t xml:space="preserve">        item={</w:t>
      </w:r>
      <w:proofErr w:type="spellStart"/>
      <w:r w:rsidRPr="03ADBAC0" w:rsidR="1D27DA40">
        <w:rPr>
          <w:rFonts w:ascii="Consolas" w:hAnsi="Consolas" w:eastAsia="Consolas" w:cs="Consolas"/>
          <w:b w:val="0"/>
          <w:bCs w:val="0"/>
          <w:i w:val="0"/>
          <w:iCs w:val="0"/>
          <w:color w:val="0070C0"/>
          <w:sz w:val="21"/>
          <w:szCs w:val="21"/>
        </w:rPr>
        <w:t>itemObj</w:t>
      </w:r>
      <w:proofErr w:type="spellEnd"/>
      <w:r w:rsidRPr="03ADBAC0" w:rsidR="1D27DA40">
        <w:rPr>
          <w:rFonts w:ascii="Consolas" w:hAnsi="Consolas" w:eastAsia="Consolas" w:cs="Consolas"/>
          <w:b w:val="0"/>
          <w:bCs w:val="0"/>
          <w:i w:val="0"/>
          <w:iCs w:val="0"/>
          <w:color w:val="0070C0"/>
          <w:sz w:val="21"/>
          <w:szCs w:val="21"/>
        </w:rPr>
        <w:t>}</w:t>
      </w:r>
    </w:p>
    <w:p w:rsidR="1EF0E61A" w:rsidP="03ADBAC0" w:rsidRDefault="0C9ED337" w14:paraId="1B9C512C" w14:textId="0D6279C4">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1D27DA40">
        <w:rPr>
          <w:rFonts w:ascii="Consolas" w:hAnsi="Consolas" w:eastAsia="Consolas" w:cs="Consolas"/>
          <w:b w:val="0"/>
          <w:bCs w:val="0"/>
          <w:i w:val="0"/>
          <w:iCs w:val="0"/>
          <w:color w:val="0070C0"/>
          <w:sz w:val="21"/>
          <w:szCs w:val="21"/>
        </w:rPr>
        <w:t xml:space="preserve">        </w:t>
      </w:r>
      <w:proofErr w:type="spellStart"/>
      <w:r w:rsidRPr="03ADBAC0" w:rsidR="1D27DA40">
        <w:rPr>
          <w:rFonts w:ascii="Consolas" w:hAnsi="Consolas" w:eastAsia="Consolas" w:cs="Consolas"/>
          <w:b w:val="0"/>
          <w:bCs w:val="0"/>
          <w:i w:val="0"/>
          <w:iCs w:val="0"/>
          <w:color w:val="0070C0"/>
          <w:sz w:val="21"/>
          <w:szCs w:val="21"/>
        </w:rPr>
        <w:t>onUpdate</w:t>
      </w:r>
      <w:proofErr w:type="spellEnd"/>
      <w:r w:rsidRPr="03ADBAC0" w:rsidR="1D27DA40">
        <w:rPr>
          <w:rFonts w:ascii="Consolas" w:hAnsi="Consolas" w:eastAsia="Consolas" w:cs="Consolas"/>
          <w:b w:val="0"/>
          <w:bCs w:val="0"/>
          <w:i w:val="0"/>
          <w:iCs w:val="0"/>
          <w:color w:val="0070C0"/>
          <w:sz w:val="21"/>
          <w:szCs w:val="21"/>
        </w:rPr>
        <w:t>={</w:t>
      </w:r>
      <w:proofErr w:type="spellStart"/>
      <w:r w:rsidRPr="03ADBAC0" w:rsidR="1D27DA40">
        <w:rPr>
          <w:rFonts w:ascii="Consolas" w:hAnsi="Consolas" w:eastAsia="Consolas" w:cs="Consolas"/>
          <w:b w:val="0"/>
          <w:bCs w:val="0"/>
          <w:i w:val="0"/>
          <w:iCs w:val="0"/>
          <w:color w:val="0070C0"/>
          <w:sz w:val="21"/>
          <w:szCs w:val="21"/>
        </w:rPr>
        <w:t>onUpdate</w:t>
      </w:r>
      <w:proofErr w:type="spellEnd"/>
      <w:r w:rsidRPr="03ADBAC0" w:rsidR="1D27DA40">
        <w:rPr>
          <w:rFonts w:ascii="Consolas" w:hAnsi="Consolas" w:eastAsia="Consolas" w:cs="Consolas"/>
          <w:b w:val="0"/>
          <w:bCs w:val="0"/>
          <w:i w:val="0"/>
          <w:iCs w:val="0"/>
          <w:color w:val="0070C0"/>
          <w:sz w:val="21"/>
          <w:szCs w:val="21"/>
        </w:rPr>
        <w:t>}</w:t>
      </w:r>
    </w:p>
    <w:p w:rsidR="1EF0E61A" w:rsidP="03ADBAC0" w:rsidRDefault="0C9ED337" w14:paraId="303A4823" w14:textId="2B1A7E33">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1D27DA40">
        <w:rPr>
          <w:rFonts w:ascii="Consolas" w:hAnsi="Consolas" w:eastAsia="Consolas" w:cs="Consolas"/>
          <w:b w:val="0"/>
          <w:bCs w:val="0"/>
          <w:i w:val="0"/>
          <w:iCs w:val="0"/>
          <w:color w:val="0070C0"/>
          <w:sz w:val="21"/>
          <w:szCs w:val="21"/>
        </w:rPr>
        <w:t xml:space="preserve">        config={config}</w:t>
      </w:r>
    </w:p>
    <w:p w:rsidR="4912C355" w:rsidP="03ADBAC0" w:rsidRDefault="0C9ED337" w14:paraId="38E1719C" w14:textId="731B8B93">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1D27DA40">
        <w:rPr>
          <w:rFonts w:ascii="Consolas" w:hAnsi="Consolas" w:eastAsia="Consolas" w:cs="Consolas"/>
          <w:b w:val="0"/>
          <w:bCs w:val="0"/>
          <w:i w:val="0"/>
          <w:iCs w:val="0"/>
          <w:color w:val="0070C0"/>
          <w:sz w:val="21"/>
          <w:szCs w:val="21"/>
        </w:rPr>
        <w:t xml:space="preserve"> /&gt;</w:t>
      </w:r>
    </w:p>
    <w:p w:rsidR="33672079" w:rsidP="004E6AA1" w:rsidRDefault="3DCDF5C3" w14:paraId="213A712E" w14:textId="474C9DE9">
      <w:pPr>
        <w:pStyle w:val="ListParagraph"/>
        <w:numPr>
          <w:ilvl w:val="3"/>
          <w:numId w:val="9"/>
        </w:numPr>
        <w:spacing w:after="120"/>
        <w:ind w:left="2160"/>
        <w:rPr>
          <w:rFonts w:ascii="Cambria" w:hAnsi="Cambria" w:eastAsia="Cambria" w:cs="Cambria"/>
          <w:color w:val="000000" w:themeColor="text1"/>
          <w:sz w:val="24"/>
          <w:szCs w:val="24"/>
        </w:rPr>
      </w:pPr>
      <w:r w:rsidRPr="48013E08">
        <w:rPr>
          <w:rFonts w:ascii="Cambria" w:hAnsi="Cambria" w:eastAsia="Cambria" w:cs="Cambria"/>
          <w:sz w:val="24"/>
          <w:szCs w:val="24"/>
        </w:rPr>
        <w:t xml:space="preserve">In the </w:t>
      </w:r>
      <w:r w:rsidRPr="48013E08" w:rsidR="32CC8BEB">
        <w:rPr>
          <w:rFonts w:ascii="Cambria" w:hAnsi="Cambria" w:eastAsia="Cambria" w:cs="Cambria"/>
          <w:sz w:val="24"/>
          <w:szCs w:val="24"/>
        </w:rPr>
        <w:t xml:space="preserve">kite-react-items </w:t>
      </w:r>
      <w:r w:rsidR="00666198">
        <w:rPr>
          <w:rFonts w:ascii="Cambria" w:hAnsi="Cambria" w:eastAsia="Cambria" w:cs="Cambria"/>
          <w:sz w:val="24"/>
          <w:szCs w:val="24"/>
        </w:rPr>
        <w:t>CRDD</w:t>
      </w:r>
      <w:r w:rsidRPr="48013E08" w:rsidR="32CC8BEB">
        <w:rPr>
          <w:rFonts w:ascii="Cambria" w:hAnsi="Cambria" w:eastAsia="Cambria" w:cs="Cambria"/>
          <w:sz w:val="24"/>
          <w:szCs w:val="24"/>
        </w:rPr>
        <w:t xml:space="preserve"> response</w:t>
      </w:r>
      <w:r w:rsidRPr="48013E08">
        <w:rPr>
          <w:rFonts w:ascii="Cambria" w:hAnsi="Cambria" w:eastAsia="Cambria" w:cs="Cambria"/>
          <w:sz w:val="24"/>
          <w:szCs w:val="24"/>
        </w:rPr>
        <w:t xml:space="preserve"> component is common for both Create and </w:t>
      </w:r>
      <w:r w:rsidRPr="48013E08" w:rsidR="7CC513B4">
        <w:rPr>
          <w:rFonts w:ascii="Cambria" w:hAnsi="Cambria" w:eastAsia="Cambria" w:cs="Cambria"/>
          <w:sz w:val="24"/>
          <w:szCs w:val="24"/>
        </w:rPr>
        <w:t xml:space="preserve">Preview </w:t>
      </w:r>
      <w:r w:rsidRPr="48013E08">
        <w:rPr>
          <w:rFonts w:ascii="Cambria" w:hAnsi="Cambria" w:eastAsia="Cambria" w:cs="Cambria"/>
          <w:sz w:val="24"/>
          <w:szCs w:val="24"/>
        </w:rPr>
        <w:t>com</w:t>
      </w:r>
      <w:r w:rsidRPr="48013E08" w:rsidR="4AC59065">
        <w:rPr>
          <w:rFonts w:ascii="Cambria" w:hAnsi="Cambria" w:eastAsia="Cambria" w:cs="Cambria"/>
          <w:sz w:val="24"/>
          <w:szCs w:val="24"/>
        </w:rPr>
        <w:t>ponents.</w:t>
      </w:r>
    </w:p>
    <w:p w:rsidR="154AEB93" w:rsidP="004E6AA1" w:rsidRDefault="5C10BDB6" w14:paraId="75288DA1" w14:textId="28A5CCB0">
      <w:pPr>
        <w:pStyle w:val="ListParagraph"/>
        <w:numPr>
          <w:ilvl w:val="3"/>
          <w:numId w:val="9"/>
        </w:numPr>
        <w:spacing w:after="120"/>
        <w:ind w:left="2160"/>
        <w:rPr>
          <w:rFonts w:ascii="Cambria" w:hAnsi="Cambria" w:eastAsia="Cambria" w:cs="Cambria"/>
          <w:color w:val="000000" w:themeColor="text1"/>
          <w:sz w:val="24"/>
          <w:szCs w:val="24"/>
        </w:rPr>
      </w:pPr>
      <w:r w:rsidRPr="48013E08">
        <w:rPr>
          <w:rFonts w:ascii="Cambria" w:hAnsi="Cambria" w:eastAsia="Cambria" w:cs="Cambria"/>
          <w:sz w:val="24"/>
          <w:szCs w:val="24"/>
        </w:rPr>
        <w:t>I</w:t>
      </w:r>
      <w:r w:rsidRPr="48013E08" w:rsidR="4AC59065">
        <w:rPr>
          <w:rFonts w:ascii="Cambria" w:hAnsi="Cambria" w:eastAsia="Cambria" w:cs="Cambria"/>
          <w:sz w:val="24"/>
          <w:szCs w:val="24"/>
        </w:rPr>
        <w:t>n the Create component it will be called with</w:t>
      </w:r>
      <w:r w:rsidRPr="48013E08" w:rsidR="155E3BA5">
        <w:rPr>
          <w:rFonts w:ascii="Cambria" w:hAnsi="Cambria" w:eastAsia="Cambria" w:cs="Cambria"/>
          <w:sz w:val="24"/>
          <w:szCs w:val="24"/>
        </w:rPr>
        <w:t>out stemComponent</w:t>
      </w:r>
      <w:r w:rsidRPr="48013E08" w:rsidR="1AD45AE0">
        <w:rPr>
          <w:rFonts w:ascii="Cambria" w:hAnsi="Cambria" w:eastAsia="Cambria" w:cs="Cambria"/>
          <w:sz w:val="24"/>
          <w:szCs w:val="24"/>
        </w:rPr>
        <w:t xml:space="preserve"> like below.</w:t>
      </w:r>
    </w:p>
    <w:p w:rsidR="23F762C1" w:rsidP="03ADBAC0" w:rsidRDefault="00666198" w14:paraId="4C3604A7" w14:textId="41B2F36F">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4729475A">
        <w:rPr>
          <w:rFonts w:ascii="Consolas" w:hAnsi="Consolas" w:eastAsia="Consolas" w:cs="Consolas"/>
          <w:b w:val="0"/>
          <w:bCs w:val="0"/>
          <w:i w:val="0"/>
          <w:iCs w:val="0"/>
          <w:color w:val="0070C0"/>
          <w:sz w:val="21"/>
          <w:szCs w:val="21"/>
        </w:rPr>
        <w:t>&lt;</w:t>
      </w:r>
      <w:proofErr w:type="spellStart"/>
      <w:r w:rsidRPr="03ADBAC0" w:rsidR="4729475A">
        <w:rPr>
          <w:rFonts w:ascii="Consolas" w:hAnsi="Consolas" w:eastAsia="Consolas" w:cs="Consolas"/>
          <w:b w:val="0"/>
          <w:bCs w:val="0"/>
          <w:i w:val="0"/>
          <w:iCs w:val="0"/>
          <w:color w:val="0070C0"/>
          <w:sz w:val="21"/>
          <w:szCs w:val="21"/>
        </w:rPr>
        <w:t>CRDD</w:t>
      </w:r>
      <w:r w:rsidRPr="03ADBAC0" w:rsidR="6E8726D9">
        <w:rPr>
          <w:rFonts w:ascii="Consolas" w:hAnsi="Consolas" w:eastAsia="Consolas" w:cs="Consolas"/>
          <w:b w:val="0"/>
          <w:bCs w:val="0"/>
          <w:i w:val="0"/>
          <w:iCs w:val="0"/>
          <w:color w:val="0070C0"/>
          <w:sz w:val="21"/>
          <w:szCs w:val="21"/>
        </w:rPr>
        <w:t>Response</w:t>
      </w:r>
      <w:r w:rsidRPr="03ADBAC0" w:rsidR="6D3E590A">
        <w:rPr>
          <w:rFonts w:ascii="Consolas" w:hAnsi="Consolas" w:eastAsia="Consolas" w:cs="Consolas"/>
          <w:b w:val="0"/>
          <w:bCs w:val="0"/>
          <w:i w:val="0"/>
          <w:iCs w:val="0"/>
          <w:color w:val="0070C0"/>
          <w:sz w:val="21"/>
          <w:szCs w:val="21"/>
        </w:rPr>
        <w:t>s</w:t>
      </w:r>
      <w:proofErr w:type="spellEnd"/>
    </w:p>
    <w:p w:rsidR="23F762C1" w:rsidP="03ADBAC0" w:rsidRDefault="1AD45AE0" w14:paraId="51240BDB" w14:textId="68ED24FF">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6E8726D9">
        <w:rPr>
          <w:rFonts w:ascii="Consolas" w:hAnsi="Consolas" w:eastAsia="Consolas" w:cs="Consolas"/>
          <w:b w:val="0"/>
          <w:bCs w:val="0"/>
          <w:i w:val="0"/>
          <w:iCs w:val="0"/>
          <w:color w:val="0070C0"/>
          <w:sz w:val="21"/>
          <w:szCs w:val="21"/>
        </w:rPr>
        <w:t xml:space="preserve">   </w:t>
      </w:r>
      <w:r>
        <w:tab/>
      </w:r>
      <w:r w:rsidRPr="03ADBAC0" w:rsidR="6E8726D9">
        <w:rPr>
          <w:rFonts w:ascii="Consolas" w:hAnsi="Consolas" w:eastAsia="Consolas" w:cs="Consolas"/>
          <w:b w:val="0"/>
          <w:bCs w:val="0"/>
          <w:i w:val="0"/>
          <w:iCs w:val="0"/>
          <w:color w:val="0070C0"/>
          <w:sz w:val="21"/>
          <w:szCs w:val="21"/>
        </w:rPr>
        <w:t>item={item}</w:t>
      </w:r>
    </w:p>
    <w:p w:rsidR="23F762C1" w:rsidP="03ADBAC0" w:rsidRDefault="1AD45AE0" w14:paraId="70C4D2D6" w14:textId="2040BC92">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6E8726D9">
        <w:rPr>
          <w:rFonts w:ascii="Consolas" w:hAnsi="Consolas" w:eastAsia="Consolas" w:cs="Consolas"/>
          <w:b w:val="0"/>
          <w:bCs w:val="0"/>
          <w:i w:val="0"/>
          <w:iCs w:val="0"/>
          <w:color w:val="0070C0"/>
          <w:sz w:val="21"/>
          <w:szCs w:val="21"/>
        </w:rPr>
        <w:t xml:space="preserve">   </w:t>
      </w:r>
      <w:r>
        <w:tab/>
      </w:r>
      <w:r w:rsidRPr="03ADBAC0" w:rsidR="6E8726D9">
        <w:rPr>
          <w:rFonts w:ascii="Consolas" w:hAnsi="Consolas" w:eastAsia="Consolas" w:cs="Consolas"/>
          <w:b w:val="0"/>
          <w:bCs w:val="0"/>
          <w:i w:val="0"/>
          <w:iCs w:val="0"/>
          <w:color w:val="0070C0"/>
          <w:sz w:val="21"/>
          <w:szCs w:val="21"/>
        </w:rPr>
        <w:t>config={config}</w:t>
      </w:r>
    </w:p>
    <w:p w:rsidR="23F762C1" w:rsidP="03ADBAC0" w:rsidRDefault="1AD45AE0" w14:paraId="54CD328E" w14:textId="65280425">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6E8726D9">
        <w:rPr>
          <w:rFonts w:ascii="Consolas" w:hAnsi="Consolas" w:eastAsia="Consolas" w:cs="Consolas"/>
          <w:b w:val="0"/>
          <w:bCs w:val="0"/>
          <w:i w:val="0"/>
          <w:iCs w:val="0"/>
          <w:color w:val="0070C0"/>
          <w:sz w:val="21"/>
          <w:szCs w:val="21"/>
        </w:rPr>
        <w:t xml:space="preserve">   </w:t>
      </w:r>
      <w:r>
        <w:tab/>
      </w:r>
      <w:r w:rsidRPr="03ADBAC0" w:rsidR="6E8726D9">
        <w:rPr>
          <w:rFonts w:ascii="Consolas" w:hAnsi="Consolas" w:eastAsia="Consolas" w:cs="Consolas"/>
          <w:b w:val="0"/>
          <w:bCs w:val="0"/>
          <w:i w:val="0"/>
          <w:iCs w:val="0"/>
          <w:color w:val="0070C0"/>
          <w:sz w:val="21"/>
          <w:szCs w:val="21"/>
        </w:rPr>
        <w:t>showCorrectResponse={true}</w:t>
      </w:r>
    </w:p>
    <w:p w:rsidR="154AEB93" w:rsidP="03ADBAC0" w:rsidRDefault="1AD45AE0" w14:paraId="3AC4DD4A" w14:textId="0E9110D2">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6E8726D9">
        <w:rPr>
          <w:rFonts w:ascii="Consolas" w:hAnsi="Consolas" w:eastAsia="Consolas" w:cs="Consolas"/>
          <w:b w:val="0"/>
          <w:bCs w:val="0"/>
          <w:i w:val="0"/>
          <w:iCs w:val="0"/>
          <w:color w:val="0070C0"/>
          <w:sz w:val="21"/>
          <w:szCs w:val="21"/>
        </w:rPr>
        <w:t>/&gt;</w:t>
      </w:r>
    </w:p>
    <w:p w:rsidR="04A03AD6" w:rsidP="004E6AA1" w:rsidRDefault="00666198" w14:paraId="45007C43" w14:textId="0A8392C7">
      <w:pPr>
        <w:pStyle w:val="ListParagraph"/>
        <w:numPr>
          <w:ilvl w:val="3"/>
          <w:numId w:val="9"/>
        </w:numPr>
        <w:spacing w:after="120"/>
        <w:ind w:left="2160"/>
        <w:rPr>
          <w:color w:val="000000" w:themeColor="text1"/>
          <w:sz w:val="24"/>
          <w:szCs w:val="24"/>
        </w:rPr>
      </w:pPr>
      <w:r w:rsidRPr="03ADBAC0" w:rsidR="4729475A">
        <w:rPr>
          <w:rFonts w:ascii="Cambria" w:hAnsi="Cambria" w:eastAsia="Cambria" w:cs="Cambria"/>
          <w:color w:val="000000" w:themeColor="text1" w:themeTint="FF" w:themeShade="FF"/>
          <w:sz w:val="24"/>
          <w:szCs w:val="24"/>
        </w:rPr>
        <w:t xml:space="preserve">In </w:t>
      </w:r>
      <w:proofErr w:type="spellStart"/>
      <w:r w:rsidRPr="03ADBAC0" w:rsidR="4729475A">
        <w:rPr>
          <w:rFonts w:ascii="Cambria" w:hAnsi="Cambria" w:eastAsia="Cambria" w:cs="Cambria"/>
          <w:color w:val="000000" w:themeColor="text1" w:themeTint="FF" w:themeShade="FF"/>
          <w:sz w:val="24"/>
          <w:szCs w:val="24"/>
        </w:rPr>
        <w:t>CRDD</w:t>
      </w:r>
      <w:r w:rsidRPr="03ADBAC0" w:rsidR="4F2FC087">
        <w:rPr>
          <w:rFonts w:ascii="Cambria" w:hAnsi="Cambria" w:eastAsia="Cambria" w:cs="Cambria"/>
          <w:color w:val="000000" w:themeColor="text1" w:themeTint="FF" w:themeShade="FF"/>
          <w:sz w:val="24"/>
          <w:szCs w:val="24"/>
        </w:rPr>
        <w:t>Responses</w:t>
      </w:r>
      <w:proofErr w:type="spellEnd"/>
      <w:r w:rsidRPr="03ADBAC0" w:rsidR="4F2FC087">
        <w:rPr>
          <w:rFonts w:ascii="Cambria" w:hAnsi="Cambria" w:eastAsia="Cambria" w:cs="Cambria"/>
          <w:color w:val="000000" w:themeColor="text1" w:themeTint="FF" w:themeShade="FF"/>
          <w:sz w:val="24"/>
          <w:szCs w:val="24"/>
        </w:rPr>
        <w:t xml:space="preserve"> </w:t>
      </w:r>
      <w:r w:rsidRPr="03ADBAC0" w:rsidR="4F2FC087">
        <w:rPr>
          <w:rFonts w:ascii="Cambria" w:hAnsi="Cambria" w:eastAsia="Cambria" w:cs="Cambria"/>
          <w:color w:val="000000" w:themeColor="text1" w:themeTint="FF" w:themeShade="FF"/>
          <w:sz w:val="24"/>
          <w:szCs w:val="24"/>
        </w:rPr>
        <w:t>component</w:t>
      </w:r>
      <w:r w:rsidRPr="03ADBAC0" w:rsidR="4F2FC087">
        <w:rPr>
          <w:rFonts w:ascii="Cambria" w:hAnsi="Cambria" w:eastAsia="Cambria" w:cs="Cambria"/>
          <w:color w:val="000000" w:themeColor="text1" w:themeTint="FF" w:themeShade="FF"/>
          <w:sz w:val="24"/>
          <w:szCs w:val="24"/>
        </w:rPr>
        <w:t xml:space="preserve">, a </w:t>
      </w:r>
      <w:r w:rsidRPr="03ADBAC0" w:rsidR="52CE7641">
        <w:rPr>
          <w:rFonts w:ascii="Cambria" w:hAnsi="Cambria" w:eastAsia="Cambria" w:cs="Cambria"/>
          <w:color w:val="000000" w:themeColor="text1" w:themeTint="FF" w:themeShade="FF"/>
          <w:sz w:val="24"/>
          <w:szCs w:val="24"/>
        </w:rPr>
        <w:t>subcomponent</w:t>
      </w:r>
      <w:r w:rsidRPr="03ADBAC0" w:rsidR="4F2FC087">
        <w:rPr>
          <w:rFonts w:ascii="Cambria" w:hAnsi="Cambria" w:eastAsia="Cambria" w:cs="Cambria"/>
          <w:color w:val="000000" w:themeColor="text1" w:themeTint="FF" w:themeShade="FF"/>
          <w:sz w:val="24"/>
          <w:szCs w:val="24"/>
        </w:rPr>
        <w:t xml:space="preserve"> will be called based on the item</w:t>
      </w:r>
      <w:r w:rsidRPr="03ADBAC0" w:rsidR="3E2CB5D8">
        <w:rPr>
          <w:rFonts w:ascii="Cambria" w:hAnsi="Cambria" w:eastAsia="Cambria" w:cs="Cambria"/>
          <w:color w:val="000000" w:themeColor="text1" w:themeTint="FF" w:themeShade="FF"/>
          <w:sz w:val="24"/>
          <w:szCs w:val="24"/>
        </w:rPr>
        <w:t xml:space="preserve"> type.</w:t>
      </w:r>
    </w:p>
    <w:p w:rsidR="0DAFF9C2" w:rsidP="004E6AA1" w:rsidRDefault="0DAFF9C2" w14:paraId="6F500421" w14:textId="4EF443C1">
      <w:pPr>
        <w:pStyle w:val="ListParagraph"/>
        <w:numPr>
          <w:ilvl w:val="3"/>
          <w:numId w:val="9"/>
        </w:numPr>
        <w:spacing w:after="120"/>
        <w:ind w:left="2160"/>
        <w:rPr>
          <w:color w:val="000000" w:themeColor="text1"/>
          <w:sz w:val="24"/>
          <w:szCs w:val="24"/>
        </w:rPr>
      </w:pPr>
      <w:r w:rsidRPr="48013E08">
        <w:rPr>
          <w:rFonts w:ascii="Cambria" w:hAnsi="Cambria" w:eastAsia="Cambria" w:cs="Cambria"/>
          <w:color w:val="000000" w:themeColor="text1"/>
          <w:sz w:val="24"/>
          <w:szCs w:val="24"/>
        </w:rPr>
        <w:t>I</w:t>
      </w:r>
      <w:r w:rsidR="008C0C6D">
        <w:rPr>
          <w:rFonts w:ascii="Cambria" w:hAnsi="Cambria" w:eastAsia="Cambria" w:cs="Cambria"/>
          <w:color w:val="000000" w:themeColor="text1"/>
          <w:sz w:val="24"/>
          <w:szCs w:val="24"/>
        </w:rPr>
        <w:t>f the item type is Constructed Response</w:t>
      </w:r>
    </w:p>
    <w:p w:rsidR="3B7F3D99" w:rsidP="03ADBAC0" w:rsidRDefault="3B7F3D99" w14:paraId="61ABE28D" w14:textId="005F45D6">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3E2CB5D8">
        <w:rPr>
          <w:rFonts w:ascii="Consolas" w:hAnsi="Consolas" w:eastAsia="Consolas" w:cs="Consolas"/>
          <w:b w:val="0"/>
          <w:bCs w:val="0"/>
          <w:i w:val="0"/>
          <w:iCs w:val="0"/>
          <w:color w:val="0070C0"/>
          <w:sz w:val="21"/>
          <w:szCs w:val="21"/>
        </w:rPr>
        <w:t>&lt;</w:t>
      </w:r>
      <w:proofErr w:type="spellStart"/>
      <w:r w:rsidRPr="03ADBAC0" w:rsidR="3FBE800C">
        <w:rPr>
          <w:rFonts w:ascii="Consolas" w:hAnsi="Consolas" w:eastAsia="Consolas" w:cs="Consolas"/>
          <w:b w:val="0"/>
          <w:bCs w:val="0"/>
          <w:i w:val="0"/>
          <w:iCs w:val="0"/>
          <w:color w:val="0070C0"/>
          <w:sz w:val="21"/>
          <w:szCs w:val="21"/>
        </w:rPr>
        <w:t>ConstructedResponse</w:t>
      </w:r>
      <w:proofErr w:type="spellEnd"/>
    </w:p>
    <w:p w:rsidR="3B7F3D99" w:rsidP="03ADBAC0" w:rsidRDefault="3B7F3D99" w14:paraId="419B2947" w14:textId="68ED24FF">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3E2CB5D8">
        <w:rPr>
          <w:rFonts w:ascii="Consolas" w:hAnsi="Consolas" w:eastAsia="Consolas" w:cs="Consolas"/>
          <w:b w:val="0"/>
          <w:bCs w:val="0"/>
          <w:i w:val="0"/>
          <w:iCs w:val="0"/>
          <w:color w:val="0070C0"/>
          <w:sz w:val="21"/>
          <w:szCs w:val="21"/>
        </w:rPr>
        <w:t xml:space="preserve">   </w:t>
      </w:r>
      <w:r>
        <w:tab/>
      </w:r>
      <w:r w:rsidRPr="03ADBAC0" w:rsidR="3E2CB5D8">
        <w:rPr>
          <w:rFonts w:ascii="Consolas" w:hAnsi="Consolas" w:eastAsia="Consolas" w:cs="Consolas"/>
          <w:b w:val="0"/>
          <w:bCs w:val="0"/>
          <w:i w:val="0"/>
          <w:iCs w:val="0"/>
          <w:color w:val="0070C0"/>
          <w:sz w:val="21"/>
          <w:szCs w:val="21"/>
        </w:rPr>
        <w:t>item={item}</w:t>
      </w:r>
    </w:p>
    <w:p w:rsidR="3B7F3D99" w:rsidP="03ADBAC0" w:rsidRDefault="3B7F3D99" w14:paraId="46533519" w14:textId="2040BC92">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3E2CB5D8">
        <w:rPr>
          <w:rFonts w:ascii="Consolas" w:hAnsi="Consolas" w:eastAsia="Consolas" w:cs="Consolas"/>
          <w:b w:val="0"/>
          <w:bCs w:val="0"/>
          <w:i w:val="0"/>
          <w:iCs w:val="0"/>
          <w:color w:val="0070C0"/>
          <w:sz w:val="21"/>
          <w:szCs w:val="21"/>
        </w:rPr>
        <w:t xml:space="preserve">   </w:t>
      </w:r>
      <w:r>
        <w:tab/>
      </w:r>
      <w:r w:rsidRPr="03ADBAC0" w:rsidR="3E2CB5D8">
        <w:rPr>
          <w:rFonts w:ascii="Consolas" w:hAnsi="Consolas" w:eastAsia="Consolas" w:cs="Consolas"/>
          <w:b w:val="0"/>
          <w:bCs w:val="0"/>
          <w:i w:val="0"/>
          <w:iCs w:val="0"/>
          <w:color w:val="0070C0"/>
          <w:sz w:val="21"/>
          <w:szCs w:val="21"/>
        </w:rPr>
        <w:t>config={config}</w:t>
      </w:r>
    </w:p>
    <w:p w:rsidR="3B7F3D99" w:rsidP="03ADBAC0" w:rsidRDefault="3B7F3D99" w14:paraId="15051AA6" w14:textId="481DB6BE">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3E2CB5D8">
        <w:rPr>
          <w:rFonts w:ascii="Consolas" w:hAnsi="Consolas" w:eastAsia="Consolas" w:cs="Consolas"/>
          <w:b w:val="0"/>
          <w:bCs w:val="0"/>
          <w:i w:val="0"/>
          <w:iCs w:val="0"/>
          <w:color w:val="0070C0"/>
          <w:sz w:val="21"/>
          <w:szCs w:val="21"/>
        </w:rPr>
        <w:t xml:space="preserve"> /&gt;</w:t>
      </w:r>
    </w:p>
    <w:p w:rsidR="4D4EA89F" w:rsidP="004E6AA1" w:rsidRDefault="008C0C6D" w14:paraId="1112012F" w14:textId="52917EC8">
      <w:pPr>
        <w:pStyle w:val="ListParagraph"/>
        <w:numPr>
          <w:ilvl w:val="3"/>
          <w:numId w:val="9"/>
        </w:numPr>
        <w:spacing w:after="120"/>
        <w:ind w:left="2160"/>
        <w:rPr>
          <w:color w:val="000000" w:themeColor="text1"/>
          <w:sz w:val="24"/>
          <w:szCs w:val="24"/>
        </w:rPr>
      </w:pPr>
      <w:r>
        <w:rPr>
          <w:rFonts w:ascii="Cambria" w:hAnsi="Cambria" w:eastAsia="Cambria" w:cs="Cambria"/>
          <w:color w:val="000000" w:themeColor="text1"/>
          <w:sz w:val="24"/>
          <w:szCs w:val="24"/>
        </w:rPr>
        <w:t>If the item type is Drop-down</w:t>
      </w:r>
    </w:p>
    <w:p w:rsidR="4D4EA89F" w:rsidP="03ADBAC0" w:rsidRDefault="008C0C6D" w14:paraId="3DD45344" w14:textId="1766776E">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3FBE800C">
        <w:rPr>
          <w:rFonts w:ascii="Consolas" w:hAnsi="Consolas" w:eastAsia="Consolas" w:cs="Consolas"/>
          <w:b w:val="0"/>
          <w:bCs w:val="0"/>
          <w:i w:val="0"/>
          <w:iCs w:val="0"/>
          <w:color w:val="0070C0"/>
          <w:sz w:val="21"/>
          <w:szCs w:val="21"/>
        </w:rPr>
        <w:t>&lt;Dropdown</w:t>
      </w:r>
    </w:p>
    <w:p w:rsidR="4D4EA89F" w:rsidP="03ADBAC0" w:rsidRDefault="4D4EA89F" w14:paraId="67D43096" w14:textId="68ED24FF">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79593E66">
        <w:rPr>
          <w:rFonts w:ascii="Consolas" w:hAnsi="Consolas" w:eastAsia="Consolas" w:cs="Consolas"/>
          <w:b w:val="0"/>
          <w:bCs w:val="0"/>
          <w:i w:val="0"/>
          <w:iCs w:val="0"/>
          <w:color w:val="0070C0"/>
          <w:sz w:val="21"/>
          <w:szCs w:val="21"/>
        </w:rPr>
        <w:t xml:space="preserve">   </w:t>
      </w:r>
      <w:r>
        <w:tab/>
      </w:r>
      <w:r w:rsidRPr="03ADBAC0" w:rsidR="79593E66">
        <w:rPr>
          <w:rFonts w:ascii="Consolas" w:hAnsi="Consolas" w:eastAsia="Consolas" w:cs="Consolas"/>
          <w:b w:val="0"/>
          <w:bCs w:val="0"/>
          <w:i w:val="0"/>
          <w:iCs w:val="0"/>
          <w:color w:val="0070C0"/>
          <w:sz w:val="21"/>
          <w:szCs w:val="21"/>
        </w:rPr>
        <w:t>item={item}</w:t>
      </w:r>
    </w:p>
    <w:p w:rsidR="4D4EA89F" w:rsidP="03ADBAC0" w:rsidRDefault="4D4EA89F" w14:paraId="28D8CF52" w14:textId="2040BC92">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79593E66">
        <w:rPr>
          <w:rFonts w:ascii="Consolas" w:hAnsi="Consolas" w:eastAsia="Consolas" w:cs="Consolas"/>
          <w:b w:val="0"/>
          <w:bCs w:val="0"/>
          <w:i w:val="0"/>
          <w:iCs w:val="0"/>
          <w:color w:val="0070C0"/>
          <w:sz w:val="21"/>
          <w:szCs w:val="21"/>
        </w:rPr>
        <w:t xml:space="preserve">   </w:t>
      </w:r>
      <w:r>
        <w:tab/>
      </w:r>
      <w:r w:rsidRPr="03ADBAC0" w:rsidR="79593E66">
        <w:rPr>
          <w:rFonts w:ascii="Consolas" w:hAnsi="Consolas" w:eastAsia="Consolas" w:cs="Consolas"/>
          <w:b w:val="0"/>
          <w:bCs w:val="0"/>
          <w:i w:val="0"/>
          <w:iCs w:val="0"/>
          <w:color w:val="0070C0"/>
          <w:sz w:val="21"/>
          <w:szCs w:val="21"/>
        </w:rPr>
        <w:t>config={config}</w:t>
      </w:r>
    </w:p>
    <w:p w:rsidR="4D4EA89F" w:rsidP="03ADBAC0" w:rsidRDefault="4D4EA89F" w14:paraId="5940A3D2" w14:textId="5569BEE4">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79593E66">
        <w:rPr>
          <w:rFonts w:ascii="Consolas" w:hAnsi="Consolas" w:eastAsia="Consolas" w:cs="Consolas"/>
          <w:b w:val="0"/>
          <w:bCs w:val="0"/>
          <w:i w:val="0"/>
          <w:iCs w:val="0"/>
          <w:color w:val="0070C0"/>
          <w:sz w:val="21"/>
          <w:szCs w:val="21"/>
        </w:rPr>
        <w:t xml:space="preserve"> /&gt;</w:t>
      </w:r>
    </w:p>
    <w:p w:rsidR="154AEB93" w:rsidP="008C0C6D" w:rsidRDefault="154AEB93" w14:paraId="4E4E14B6" w14:textId="186D5773">
      <w:pPr>
        <w:pStyle w:val="ListParagraph"/>
        <w:spacing w:after="120"/>
        <w:ind w:left="2160"/>
        <w:rPr>
          <w:rFonts w:ascii="Cambria" w:hAnsi="Cambria" w:eastAsia="Cambria" w:cs="Cambria"/>
          <w:color w:val="0070C0"/>
          <w:sz w:val="24"/>
          <w:szCs w:val="24"/>
        </w:rPr>
      </w:pPr>
    </w:p>
    <w:p w:rsidR="23F762C1" w:rsidP="004E6AA1" w:rsidRDefault="73C07D00" w14:paraId="05BF4A8E" w14:textId="79F0B9B3">
      <w:pPr>
        <w:pStyle w:val="ListParagraph"/>
        <w:numPr>
          <w:ilvl w:val="3"/>
          <w:numId w:val="9"/>
        </w:numPr>
        <w:spacing w:after="120"/>
        <w:ind w:left="2160"/>
        <w:rPr>
          <w:rFonts w:ascii="Cambria" w:hAnsi="Cambria" w:eastAsia="Cambria" w:cs="Cambria"/>
          <w:color w:val="000000" w:themeColor="text1"/>
          <w:sz w:val="24"/>
          <w:szCs w:val="24"/>
        </w:rPr>
      </w:pPr>
      <w:r w:rsidRPr="48013E08">
        <w:rPr>
          <w:rFonts w:ascii="Cambria" w:hAnsi="Cambria" w:eastAsia="Cambria" w:cs="Cambria"/>
          <w:sz w:val="24"/>
          <w:szCs w:val="24"/>
        </w:rPr>
        <w:t>In the Display component it will be called with the stemComponent like below.</w:t>
      </w:r>
    </w:p>
    <w:p w:rsidR="23F762C1" w:rsidP="03ADBAC0" w:rsidRDefault="63BB6EAC" w14:paraId="44267EBD" w14:textId="0EF958E2">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5F20566C">
        <w:rPr>
          <w:rFonts w:ascii="Consolas" w:hAnsi="Consolas" w:eastAsia="Consolas" w:cs="Consolas"/>
          <w:b w:val="0"/>
          <w:bCs w:val="0"/>
          <w:i w:val="0"/>
          <w:iCs w:val="0"/>
          <w:color w:val="0070C0"/>
          <w:sz w:val="21"/>
          <w:szCs w:val="21"/>
        </w:rPr>
        <w:t>&lt;</w:t>
      </w:r>
      <w:proofErr w:type="spellStart"/>
      <w:r w:rsidRPr="03ADBAC0" w:rsidR="3FBE800C">
        <w:rPr>
          <w:rFonts w:ascii="Consolas" w:hAnsi="Consolas" w:eastAsia="Consolas" w:cs="Consolas"/>
          <w:b w:val="0"/>
          <w:bCs w:val="0"/>
          <w:i w:val="0"/>
          <w:iCs w:val="0"/>
          <w:color w:val="0070C0"/>
          <w:sz w:val="21"/>
          <w:szCs w:val="21"/>
        </w:rPr>
        <w:t>CRDD</w:t>
      </w:r>
      <w:r w:rsidRPr="03ADBAC0" w:rsidR="1E91ECF3">
        <w:rPr>
          <w:rFonts w:ascii="Consolas" w:hAnsi="Consolas" w:eastAsia="Consolas" w:cs="Consolas"/>
          <w:b w:val="0"/>
          <w:bCs w:val="0"/>
          <w:i w:val="0"/>
          <w:iCs w:val="0"/>
          <w:color w:val="0070C0"/>
          <w:sz w:val="21"/>
          <w:szCs w:val="21"/>
        </w:rPr>
        <w:t>Response</w:t>
      </w:r>
      <w:r w:rsidRPr="03ADBAC0" w:rsidR="3DAA7EE6">
        <w:rPr>
          <w:rFonts w:ascii="Consolas" w:hAnsi="Consolas" w:eastAsia="Consolas" w:cs="Consolas"/>
          <w:b w:val="0"/>
          <w:bCs w:val="0"/>
          <w:i w:val="0"/>
          <w:iCs w:val="0"/>
          <w:color w:val="0070C0"/>
          <w:sz w:val="21"/>
          <w:szCs w:val="21"/>
        </w:rPr>
        <w:t>s</w:t>
      </w:r>
      <w:proofErr w:type="spellEnd"/>
    </w:p>
    <w:p w:rsidR="23F762C1" w:rsidP="03ADBAC0" w:rsidRDefault="63BB6EAC" w14:paraId="142FDAFE" w14:textId="7CE4EEF7">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5F20566C">
        <w:rPr>
          <w:rFonts w:ascii="Consolas" w:hAnsi="Consolas" w:eastAsia="Consolas" w:cs="Consolas"/>
          <w:b w:val="0"/>
          <w:bCs w:val="0"/>
          <w:i w:val="0"/>
          <w:iCs w:val="0"/>
          <w:color w:val="0070C0"/>
          <w:sz w:val="21"/>
          <w:szCs w:val="21"/>
        </w:rPr>
        <w:t xml:space="preserve">        item={item}</w:t>
      </w:r>
    </w:p>
    <w:p w:rsidR="23F762C1" w:rsidP="03ADBAC0" w:rsidRDefault="63BB6EAC" w14:paraId="71AC7FF2" w14:textId="29C5C276">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5F20566C">
        <w:rPr>
          <w:rFonts w:ascii="Consolas" w:hAnsi="Consolas" w:eastAsia="Consolas" w:cs="Consolas"/>
          <w:b w:val="0"/>
          <w:bCs w:val="0"/>
          <w:i w:val="0"/>
          <w:iCs w:val="0"/>
          <w:color w:val="0070C0"/>
          <w:sz w:val="21"/>
          <w:szCs w:val="21"/>
        </w:rPr>
        <w:t xml:space="preserve">        </w:t>
      </w:r>
      <w:r w:rsidRPr="03ADBAC0" w:rsidR="5F20566C">
        <w:rPr>
          <w:rFonts w:ascii="Consolas" w:hAnsi="Consolas" w:eastAsia="Consolas" w:cs="Consolas"/>
          <w:b w:val="0"/>
          <w:bCs w:val="0"/>
          <w:i w:val="0"/>
          <w:iCs w:val="0"/>
          <w:color w:val="0070C0"/>
          <w:sz w:val="21"/>
          <w:szCs w:val="21"/>
        </w:rPr>
        <w:t>config={config}</w:t>
      </w:r>
    </w:p>
    <w:p w:rsidR="23F762C1" w:rsidP="03ADBAC0" w:rsidRDefault="63BB6EAC" w14:paraId="7017BF39" w14:textId="721F0021">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5F20566C">
        <w:rPr>
          <w:rFonts w:ascii="Consolas" w:hAnsi="Consolas" w:eastAsia="Consolas" w:cs="Consolas"/>
          <w:b w:val="0"/>
          <w:bCs w:val="0"/>
          <w:i w:val="0"/>
          <w:iCs w:val="0"/>
          <w:color w:val="0070C0"/>
          <w:sz w:val="21"/>
          <w:szCs w:val="21"/>
        </w:rPr>
        <w:t xml:space="preserve">        </w:t>
      </w:r>
      <w:proofErr w:type="spellStart"/>
      <w:r w:rsidRPr="03ADBAC0" w:rsidR="5F20566C">
        <w:rPr>
          <w:rFonts w:ascii="Consolas" w:hAnsi="Consolas" w:eastAsia="Consolas" w:cs="Consolas"/>
          <w:b w:val="0"/>
          <w:bCs w:val="0"/>
          <w:i w:val="0"/>
          <w:iCs w:val="0"/>
          <w:color w:val="0070C0"/>
          <w:sz w:val="21"/>
          <w:szCs w:val="21"/>
        </w:rPr>
        <w:t>onUpdate</w:t>
      </w:r>
      <w:proofErr w:type="spellEnd"/>
      <w:r w:rsidRPr="03ADBAC0" w:rsidR="5F20566C">
        <w:rPr>
          <w:rFonts w:ascii="Consolas" w:hAnsi="Consolas" w:eastAsia="Consolas" w:cs="Consolas"/>
          <w:b w:val="0"/>
          <w:bCs w:val="0"/>
          <w:i w:val="0"/>
          <w:iCs w:val="0"/>
          <w:color w:val="0070C0"/>
          <w:sz w:val="21"/>
          <w:szCs w:val="21"/>
        </w:rPr>
        <w:t>={</w:t>
      </w:r>
      <w:proofErr w:type="spellStart"/>
      <w:r w:rsidRPr="03ADBAC0" w:rsidR="5F20566C">
        <w:rPr>
          <w:rFonts w:ascii="Consolas" w:hAnsi="Consolas" w:eastAsia="Consolas" w:cs="Consolas"/>
          <w:b w:val="0"/>
          <w:bCs w:val="0"/>
          <w:i w:val="0"/>
          <w:iCs w:val="0"/>
          <w:color w:val="0070C0"/>
          <w:sz w:val="21"/>
          <w:szCs w:val="21"/>
        </w:rPr>
        <w:t>handleResponse</w:t>
      </w:r>
      <w:proofErr w:type="spellEnd"/>
      <w:r w:rsidRPr="03ADBAC0" w:rsidR="5F20566C">
        <w:rPr>
          <w:rFonts w:ascii="Consolas" w:hAnsi="Consolas" w:eastAsia="Consolas" w:cs="Consolas"/>
          <w:b w:val="0"/>
          <w:bCs w:val="0"/>
          <w:i w:val="0"/>
          <w:iCs w:val="0"/>
          <w:color w:val="0070C0"/>
          <w:sz w:val="21"/>
          <w:szCs w:val="21"/>
        </w:rPr>
        <w:t>}</w:t>
      </w:r>
    </w:p>
    <w:p w:rsidR="23F762C1" w:rsidP="03ADBAC0" w:rsidRDefault="63BB6EAC" w14:paraId="6C8D98EE" w14:textId="28A0FD66">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5F20566C">
        <w:rPr>
          <w:rFonts w:ascii="Consolas" w:hAnsi="Consolas" w:eastAsia="Consolas" w:cs="Consolas"/>
          <w:b w:val="0"/>
          <w:bCs w:val="0"/>
          <w:i w:val="0"/>
          <w:iCs w:val="0"/>
          <w:color w:val="0070C0"/>
          <w:sz w:val="21"/>
          <w:szCs w:val="21"/>
        </w:rPr>
        <w:t xml:space="preserve">        showCorrectResponse={showCorrectResponse}</w:t>
      </w:r>
    </w:p>
    <w:p w:rsidR="23F762C1" w:rsidP="03ADBAC0" w:rsidRDefault="63BB6EAC" w14:paraId="0B865C3D" w14:textId="47A67B09">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5F20566C">
        <w:rPr>
          <w:rFonts w:ascii="Consolas" w:hAnsi="Consolas" w:eastAsia="Consolas" w:cs="Consolas"/>
          <w:b w:val="0"/>
          <w:bCs w:val="0"/>
          <w:i w:val="0"/>
          <w:iCs w:val="0"/>
          <w:color w:val="0070C0"/>
          <w:sz w:val="21"/>
          <w:szCs w:val="21"/>
        </w:rPr>
        <w:t xml:space="preserve">        selected={selected}</w:t>
      </w:r>
    </w:p>
    <w:p w:rsidR="154AEB93" w:rsidP="03ADBAC0" w:rsidRDefault="63BB6EAC" w14:paraId="6224BC0B" w14:textId="4E2107FE">
      <w:pPr>
        <w:pStyle w:val="Normal"/>
        <w:bidi w:val="0"/>
        <w:spacing w:before="0" w:beforeAutospacing="off" w:after="0" w:afterAutospacing="off" w:line="276" w:lineRule="auto"/>
        <w:ind w:left="2880" w:right="0"/>
        <w:jc w:val="both"/>
        <w:rPr>
          <w:rFonts w:ascii="Consolas" w:hAnsi="Consolas" w:eastAsia="Consolas" w:cs="Consolas"/>
          <w:b w:val="0"/>
          <w:bCs w:val="0"/>
          <w:i w:val="0"/>
          <w:iCs w:val="0"/>
          <w:color w:val="0070C0"/>
          <w:sz w:val="21"/>
          <w:szCs w:val="21"/>
        </w:rPr>
      </w:pPr>
      <w:r w:rsidRPr="03ADBAC0" w:rsidR="5F20566C">
        <w:rPr>
          <w:rFonts w:ascii="Consolas" w:hAnsi="Consolas" w:eastAsia="Consolas" w:cs="Consolas"/>
          <w:b w:val="0"/>
          <w:bCs w:val="0"/>
          <w:i w:val="0"/>
          <w:iCs w:val="0"/>
          <w:color w:val="0070C0"/>
          <w:sz w:val="21"/>
          <w:szCs w:val="21"/>
        </w:rPr>
        <w:t xml:space="preserve"> /&gt;</w:t>
      </w:r>
    </w:p>
    <w:p w:rsidR="08760E7D" w:rsidP="004E6AA1" w:rsidRDefault="41095A33" w14:paraId="6B5D59AA" w14:textId="3354FF3D">
      <w:pPr>
        <w:pStyle w:val="Heading2"/>
        <w:numPr>
          <w:ilvl w:val="1"/>
          <w:numId w:val="14"/>
        </w:numPr>
        <w:rPr>
          <w:color w:val="000000" w:themeColor="text1"/>
        </w:rPr>
      </w:pPr>
      <w:bookmarkStart w:name="_Toc861599324" w:id="15"/>
      <w:r w:rsidRPr="4912C355">
        <w:rPr>
          <w:rFonts w:eastAsia="Cambria" w:cs="Cambria"/>
        </w:rPr>
        <w:t>Click History</w:t>
      </w:r>
      <w:bookmarkEnd w:id="15"/>
    </w:p>
    <w:p w:rsidRPr="008C0C6D" w:rsidR="008C0C6D" w:rsidP="004E6AA1" w:rsidRDefault="008C0C6D" w14:paraId="4E217330" w14:textId="1CF5A64E">
      <w:pPr>
        <w:pStyle w:val="ListParagraph"/>
        <w:numPr>
          <w:ilvl w:val="2"/>
          <w:numId w:val="8"/>
        </w:numPr>
        <w:rPr>
          <w:rFonts w:ascii="Cambria" w:hAnsi="Cambria" w:eastAsia="Cambria" w:cs="Cambria"/>
          <w:sz w:val="24"/>
          <w:szCs w:val="24"/>
        </w:rPr>
      </w:pPr>
      <w:r w:rsidRPr="008C0C6D">
        <w:rPr>
          <w:rFonts w:ascii="Cambria" w:hAnsi="Cambria" w:eastAsia="Cambria" w:cs="Cambria"/>
          <w:sz w:val="24"/>
          <w:szCs w:val="24"/>
        </w:rPr>
        <w:t>The click history structure for Constructed Response item is below</w:t>
      </w:r>
    </w:p>
    <w:p w:rsidRPr="008C0C6D" w:rsidR="008C0C6D" w:rsidP="008C0C6D" w:rsidRDefault="008C0C6D" w14:paraId="14815C3C" w14:textId="77777777">
      <w:pPr>
        <w:spacing w:before="100" w:beforeAutospacing="1" w:after="100" w:afterAutospacing="1" w:line="240" w:lineRule="auto"/>
        <w:ind w:left="2160"/>
        <w:textAlignment w:val="baseline"/>
        <w:rPr>
          <w:rFonts w:ascii="Times New Roman" w:hAnsi="Times New Roman" w:eastAsia="Times New Roman" w:cs="Times New Roman"/>
          <w:sz w:val="24"/>
          <w:szCs w:val="24"/>
          <w:lang w:val="en-IN" w:eastAsia="en-IN"/>
        </w:rPr>
      </w:pPr>
      <w:r w:rsidRPr="008C0C6D">
        <w:rPr>
          <w:rFonts w:ascii="Cambria" w:hAnsi="Cambria" w:eastAsia="Times New Roman" w:cs="Times New Roman"/>
          <w:sz w:val="24"/>
          <w:szCs w:val="24"/>
          <w:lang w:eastAsia="en-IN"/>
        </w:rPr>
        <w:t>      "responses": [</w:t>
      </w:r>
      <w:r w:rsidRPr="008C0C6D">
        <w:rPr>
          <w:rFonts w:ascii="Cambria" w:hAnsi="Cambria" w:eastAsia="Times New Roman" w:cs="Times New Roman"/>
          <w:sz w:val="24"/>
          <w:szCs w:val="24"/>
          <w:lang w:val="en-IN" w:eastAsia="en-IN"/>
        </w:rPr>
        <w:t> </w:t>
      </w:r>
    </w:p>
    <w:p w:rsidRPr="008C0C6D" w:rsidR="008C0C6D" w:rsidP="008C0C6D" w:rsidRDefault="008C0C6D" w14:paraId="41BC21EB" w14:textId="77777777">
      <w:pPr>
        <w:spacing w:before="100" w:beforeAutospacing="1" w:after="100" w:afterAutospacing="1" w:line="240" w:lineRule="auto"/>
        <w:ind w:left="2160"/>
        <w:textAlignment w:val="baseline"/>
        <w:rPr>
          <w:rFonts w:ascii="Times New Roman" w:hAnsi="Times New Roman" w:eastAsia="Times New Roman" w:cs="Times New Roman"/>
          <w:sz w:val="24"/>
          <w:szCs w:val="24"/>
          <w:lang w:val="en-IN" w:eastAsia="en-IN"/>
        </w:rPr>
      </w:pPr>
      <w:r w:rsidRPr="008C0C6D">
        <w:rPr>
          <w:rFonts w:ascii="Cambria" w:hAnsi="Cambria" w:eastAsia="Times New Roman" w:cs="Times New Roman"/>
          <w:sz w:val="24"/>
          <w:szCs w:val="24"/>
          <w:lang w:eastAsia="en-IN"/>
        </w:rPr>
        <w:t>        {</w:t>
      </w:r>
      <w:r w:rsidRPr="008C0C6D">
        <w:rPr>
          <w:rFonts w:ascii="Cambria" w:hAnsi="Cambria" w:eastAsia="Times New Roman" w:cs="Times New Roman"/>
          <w:sz w:val="24"/>
          <w:szCs w:val="24"/>
          <w:lang w:val="en-IN" w:eastAsia="en-IN"/>
        </w:rPr>
        <w:t> </w:t>
      </w:r>
    </w:p>
    <w:p w:rsidRPr="008C0C6D" w:rsidR="008C0C6D" w:rsidP="008C0C6D" w:rsidRDefault="008C0C6D" w14:paraId="696E1015" w14:textId="05C278EE">
      <w:pPr>
        <w:spacing w:before="100" w:beforeAutospacing="1" w:after="100" w:afterAutospacing="1" w:line="240" w:lineRule="auto"/>
        <w:ind w:left="2160"/>
        <w:textAlignment w:val="baseline"/>
        <w:rPr>
          <w:rFonts w:ascii="Times New Roman" w:hAnsi="Times New Roman" w:eastAsia="Times New Roman" w:cs="Times New Roman"/>
          <w:sz w:val="24"/>
          <w:szCs w:val="24"/>
          <w:lang w:val="en-IN" w:eastAsia="en-IN"/>
        </w:rPr>
      </w:pPr>
      <w:r w:rsidRPr="008C0C6D">
        <w:rPr>
          <w:rFonts w:ascii="Cambria" w:hAnsi="Cambria" w:eastAsia="Times New Roman" w:cs="Times New Roman"/>
          <w:sz w:val="24"/>
          <w:szCs w:val="24"/>
          <w:lang w:eastAsia="en-IN"/>
        </w:rPr>
        <w:t> </w:t>
      </w:r>
      <w:r w:rsidR="00CA4D20">
        <w:rPr>
          <w:rFonts w:ascii="Cambria" w:hAnsi="Cambria" w:eastAsia="Times New Roman" w:cs="Times New Roman"/>
          <w:sz w:val="24"/>
          <w:szCs w:val="24"/>
          <w:lang w:eastAsia="en-IN"/>
        </w:rPr>
        <w:t>         "responseoption": "6~</w:t>
      </w:r>
      <w:r w:rsidRPr="008C0C6D">
        <w:rPr>
          <w:rFonts w:ascii="Cambria" w:hAnsi="Cambria" w:eastAsia="Times New Roman" w:cs="Times New Roman"/>
          <w:sz w:val="24"/>
          <w:szCs w:val="24"/>
          <w:lang w:eastAsia="en-IN"/>
        </w:rPr>
        <w:t>",</w:t>
      </w:r>
      <w:r w:rsidRPr="008C0C6D">
        <w:rPr>
          <w:rFonts w:ascii="Cambria" w:hAnsi="Cambria" w:eastAsia="Times New Roman" w:cs="Times New Roman"/>
          <w:sz w:val="24"/>
          <w:szCs w:val="24"/>
          <w:lang w:val="en-IN" w:eastAsia="en-IN"/>
        </w:rPr>
        <w:t> </w:t>
      </w:r>
    </w:p>
    <w:p w:rsidRPr="008C0C6D" w:rsidR="008C0C6D" w:rsidP="008C0C6D" w:rsidRDefault="008C0C6D" w14:paraId="3E6BDC0E" w14:textId="77777777">
      <w:pPr>
        <w:spacing w:before="100" w:beforeAutospacing="1" w:after="100" w:afterAutospacing="1" w:line="240" w:lineRule="auto"/>
        <w:ind w:left="3330" w:hanging="1170"/>
        <w:textAlignment w:val="baseline"/>
        <w:rPr>
          <w:rFonts w:ascii="Times New Roman" w:hAnsi="Times New Roman" w:eastAsia="Times New Roman" w:cs="Times New Roman"/>
          <w:sz w:val="24"/>
          <w:szCs w:val="24"/>
          <w:lang w:val="en-IN" w:eastAsia="en-IN"/>
        </w:rPr>
      </w:pPr>
      <w:r w:rsidRPr="008C0C6D">
        <w:rPr>
          <w:rFonts w:ascii="Cambria" w:hAnsi="Cambria" w:eastAsia="Times New Roman" w:cs="Times New Roman"/>
          <w:sz w:val="24"/>
          <w:szCs w:val="24"/>
          <w:lang w:eastAsia="en-IN"/>
        </w:rPr>
        <w:t>          "ts": "Thu Apr 29, 2021, 08:56:42 GMT-0500 (Central Daylight Time)",</w:t>
      </w:r>
      <w:r w:rsidRPr="008C0C6D">
        <w:rPr>
          <w:rFonts w:ascii="Cambria" w:hAnsi="Cambria" w:eastAsia="Times New Roman" w:cs="Times New Roman"/>
          <w:sz w:val="24"/>
          <w:szCs w:val="24"/>
          <w:lang w:val="en-IN" w:eastAsia="en-IN"/>
        </w:rPr>
        <w:t> </w:t>
      </w:r>
    </w:p>
    <w:p w:rsidRPr="008C0C6D" w:rsidR="008C0C6D" w:rsidP="008C0C6D" w:rsidRDefault="008C0C6D" w14:paraId="4AE5EA8A" w14:textId="77777777">
      <w:pPr>
        <w:spacing w:before="100" w:beforeAutospacing="1" w:after="100" w:afterAutospacing="1" w:line="240" w:lineRule="auto"/>
        <w:ind w:left="2160"/>
        <w:textAlignment w:val="baseline"/>
        <w:rPr>
          <w:rFonts w:ascii="Times New Roman" w:hAnsi="Times New Roman" w:eastAsia="Times New Roman" w:cs="Times New Roman"/>
          <w:sz w:val="24"/>
          <w:szCs w:val="24"/>
          <w:lang w:val="en-IN" w:eastAsia="en-IN"/>
        </w:rPr>
      </w:pPr>
      <w:r w:rsidRPr="008C0C6D">
        <w:rPr>
          <w:rFonts w:ascii="Cambria" w:hAnsi="Cambria" w:eastAsia="Times New Roman" w:cs="Times New Roman"/>
          <w:sz w:val="24"/>
          <w:szCs w:val="24"/>
          <w:lang w:eastAsia="en-IN"/>
        </w:rPr>
        <w:t>          "score": 0,</w:t>
      </w:r>
      <w:r w:rsidRPr="008C0C6D">
        <w:rPr>
          <w:rFonts w:ascii="Cambria" w:hAnsi="Cambria" w:eastAsia="Times New Roman" w:cs="Times New Roman"/>
          <w:sz w:val="24"/>
          <w:szCs w:val="24"/>
          <w:lang w:val="en-IN" w:eastAsia="en-IN"/>
        </w:rPr>
        <w:t> </w:t>
      </w:r>
    </w:p>
    <w:p w:rsidRPr="008C0C6D" w:rsidR="008C0C6D" w:rsidP="008C0C6D" w:rsidRDefault="008C0C6D" w14:paraId="716387B9" w14:textId="77777777">
      <w:pPr>
        <w:spacing w:before="100" w:beforeAutospacing="1" w:after="100" w:afterAutospacing="1" w:line="240" w:lineRule="auto"/>
        <w:ind w:left="2160"/>
        <w:textAlignment w:val="baseline"/>
        <w:rPr>
          <w:rFonts w:ascii="Times New Roman" w:hAnsi="Times New Roman" w:eastAsia="Times New Roman" w:cs="Times New Roman"/>
          <w:sz w:val="24"/>
          <w:szCs w:val="24"/>
          <w:lang w:val="en-IN" w:eastAsia="en-IN"/>
        </w:rPr>
      </w:pPr>
      <w:r w:rsidRPr="008C0C6D">
        <w:rPr>
          <w:rFonts w:ascii="Cambria" w:hAnsi="Cambria" w:eastAsia="Times New Roman" w:cs="Times New Roman"/>
          <w:sz w:val="24"/>
          <w:szCs w:val="24"/>
          <w:lang w:eastAsia="en-IN"/>
        </w:rPr>
        <w:t>          "isCorrectResponse": false</w:t>
      </w:r>
      <w:r w:rsidRPr="008C0C6D">
        <w:rPr>
          <w:rFonts w:ascii="Cambria" w:hAnsi="Cambria" w:eastAsia="Times New Roman" w:cs="Times New Roman"/>
          <w:sz w:val="24"/>
          <w:szCs w:val="24"/>
          <w:lang w:val="en-IN" w:eastAsia="en-IN"/>
        </w:rPr>
        <w:t> </w:t>
      </w:r>
    </w:p>
    <w:p w:rsidRPr="008C0C6D" w:rsidR="008C0C6D" w:rsidP="008C0C6D" w:rsidRDefault="008C0C6D" w14:paraId="125AAB03" w14:textId="77777777">
      <w:pPr>
        <w:spacing w:before="100" w:beforeAutospacing="1" w:after="100" w:afterAutospacing="1" w:line="240" w:lineRule="auto"/>
        <w:ind w:left="2160"/>
        <w:textAlignment w:val="baseline"/>
        <w:rPr>
          <w:rFonts w:ascii="Times New Roman" w:hAnsi="Times New Roman" w:eastAsia="Times New Roman" w:cs="Times New Roman"/>
          <w:sz w:val="24"/>
          <w:szCs w:val="24"/>
          <w:lang w:val="en-IN" w:eastAsia="en-IN"/>
        </w:rPr>
      </w:pPr>
      <w:r w:rsidRPr="008C0C6D">
        <w:rPr>
          <w:rFonts w:ascii="Cambria" w:hAnsi="Cambria" w:eastAsia="Times New Roman" w:cs="Times New Roman"/>
          <w:sz w:val="24"/>
          <w:szCs w:val="24"/>
          <w:lang w:eastAsia="en-IN"/>
        </w:rPr>
        <w:t>        },</w:t>
      </w:r>
      <w:r w:rsidRPr="008C0C6D">
        <w:rPr>
          <w:rFonts w:ascii="Cambria" w:hAnsi="Cambria" w:eastAsia="Times New Roman" w:cs="Times New Roman"/>
          <w:sz w:val="24"/>
          <w:szCs w:val="24"/>
          <w:lang w:val="en-IN" w:eastAsia="en-IN"/>
        </w:rPr>
        <w:t> </w:t>
      </w:r>
    </w:p>
    <w:p w:rsidRPr="008C0C6D" w:rsidR="008C0C6D" w:rsidP="008C0C6D" w:rsidRDefault="008C0C6D" w14:paraId="3B5F4DA9" w14:textId="77777777">
      <w:pPr>
        <w:spacing w:before="100" w:beforeAutospacing="1" w:after="100" w:afterAutospacing="1" w:line="240" w:lineRule="auto"/>
        <w:ind w:left="2160"/>
        <w:textAlignment w:val="baseline"/>
        <w:rPr>
          <w:rFonts w:ascii="Times New Roman" w:hAnsi="Times New Roman" w:eastAsia="Times New Roman" w:cs="Times New Roman"/>
          <w:sz w:val="24"/>
          <w:szCs w:val="24"/>
          <w:lang w:val="en-IN" w:eastAsia="en-IN"/>
        </w:rPr>
      </w:pPr>
      <w:r w:rsidRPr="008C0C6D">
        <w:rPr>
          <w:rFonts w:ascii="Cambria" w:hAnsi="Cambria" w:eastAsia="Times New Roman" w:cs="Times New Roman"/>
          <w:sz w:val="24"/>
          <w:szCs w:val="24"/>
          <w:lang w:eastAsia="en-IN"/>
        </w:rPr>
        <w:t>      ]</w:t>
      </w:r>
      <w:r w:rsidRPr="008C0C6D">
        <w:rPr>
          <w:rFonts w:ascii="Cambria" w:hAnsi="Cambria" w:eastAsia="Times New Roman" w:cs="Times New Roman"/>
          <w:sz w:val="24"/>
          <w:szCs w:val="24"/>
          <w:lang w:val="en-IN" w:eastAsia="en-IN"/>
        </w:rPr>
        <w:t> </w:t>
      </w:r>
    </w:p>
    <w:p w:rsidRPr="001E1958" w:rsidR="00E85B43" w:rsidP="004E6AA1" w:rsidRDefault="001E1958" w14:paraId="4CEACE06" w14:textId="28B0DBA5">
      <w:pPr>
        <w:pStyle w:val="ListParagraph"/>
        <w:numPr>
          <w:ilvl w:val="2"/>
          <w:numId w:val="8"/>
        </w:numPr>
        <w:rPr>
          <w:rFonts w:ascii="Cambria" w:hAnsi="Cambria" w:eastAsia="Cambria" w:cs="Cambria"/>
          <w:sz w:val="24"/>
          <w:szCs w:val="24"/>
        </w:rPr>
      </w:pPr>
      <w:r w:rsidRPr="008C0C6D">
        <w:rPr>
          <w:rFonts w:ascii="Cambria" w:hAnsi="Cambria" w:eastAsia="Cambria" w:cs="Cambria"/>
          <w:sz w:val="24"/>
          <w:szCs w:val="24"/>
        </w:rPr>
        <w:t xml:space="preserve">The click history structure for </w:t>
      </w:r>
      <w:r>
        <w:rPr>
          <w:rFonts w:ascii="Cambria" w:hAnsi="Cambria" w:eastAsia="Cambria" w:cs="Cambria"/>
          <w:sz w:val="24"/>
          <w:szCs w:val="24"/>
        </w:rPr>
        <w:t>Drop-down</w:t>
      </w:r>
      <w:r w:rsidRPr="008C0C6D">
        <w:rPr>
          <w:rFonts w:ascii="Cambria" w:hAnsi="Cambria" w:eastAsia="Cambria" w:cs="Cambria"/>
          <w:sz w:val="24"/>
          <w:szCs w:val="24"/>
        </w:rPr>
        <w:t xml:space="preserve"> item is below</w:t>
      </w:r>
    </w:p>
    <w:p w:rsidRPr="00CA4D20" w:rsidR="00CA4D20" w:rsidP="00CA4D20" w:rsidRDefault="00CA4D20" w14:paraId="6B839483" w14:textId="77777777">
      <w:pPr>
        <w:spacing w:before="100" w:beforeAutospacing="1" w:after="100" w:afterAutospacing="1" w:line="240" w:lineRule="auto"/>
        <w:ind w:left="2160"/>
        <w:textAlignment w:val="baseline"/>
        <w:rPr>
          <w:rFonts w:ascii="Cambria" w:hAnsi="Cambria" w:eastAsia="Times New Roman" w:cs="Times New Roman"/>
          <w:sz w:val="24"/>
          <w:szCs w:val="24"/>
          <w:lang w:eastAsia="en-IN"/>
        </w:rPr>
      </w:pPr>
      <w:r w:rsidRPr="00CA4D20">
        <w:rPr>
          <w:rFonts w:ascii="Cambria" w:hAnsi="Cambria" w:eastAsia="Times New Roman" w:cs="Times New Roman"/>
          <w:sz w:val="24"/>
          <w:szCs w:val="24"/>
          <w:lang w:eastAsia="en-IN"/>
        </w:rPr>
        <w:t>      "responses": [ </w:t>
      </w:r>
    </w:p>
    <w:p w:rsidRPr="00CA4D20" w:rsidR="00CA4D20" w:rsidP="00CA4D20" w:rsidRDefault="00CA4D20" w14:paraId="31E564F8" w14:textId="77777777">
      <w:pPr>
        <w:spacing w:before="100" w:beforeAutospacing="1" w:after="100" w:afterAutospacing="1" w:line="240" w:lineRule="auto"/>
        <w:ind w:left="2160"/>
        <w:textAlignment w:val="baseline"/>
        <w:rPr>
          <w:rFonts w:ascii="Cambria" w:hAnsi="Cambria" w:eastAsia="Times New Roman" w:cs="Times New Roman"/>
          <w:sz w:val="24"/>
          <w:szCs w:val="24"/>
          <w:lang w:eastAsia="en-IN"/>
        </w:rPr>
      </w:pPr>
      <w:r w:rsidRPr="00CA4D20">
        <w:rPr>
          <w:rFonts w:ascii="Cambria" w:hAnsi="Cambria" w:eastAsia="Times New Roman" w:cs="Times New Roman"/>
          <w:sz w:val="24"/>
          <w:szCs w:val="24"/>
          <w:lang w:eastAsia="en-IN"/>
        </w:rPr>
        <w:t>        { </w:t>
      </w:r>
    </w:p>
    <w:p w:rsidRPr="00CA4D20" w:rsidR="00CA4D20" w:rsidP="00CA4D20" w:rsidRDefault="00CA4D20" w14:paraId="485F4FD7" w14:textId="77777777">
      <w:pPr>
        <w:spacing w:before="100" w:beforeAutospacing="1" w:after="100" w:afterAutospacing="1" w:line="240" w:lineRule="auto"/>
        <w:ind w:left="2160"/>
        <w:textAlignment w:val="baseline"/>
        <w:rPr>
          <w:rFonts w:ascii="Cambria" w:hAnsi="Cambria" w:eastAsia="Times New Roman" w:cs="Times New Roman"/>
          <w:sz w:val="24"/>
          <w:szCs w:val="24"/>
          <w:lang w:eastAsia="en-IN"/>
        </w:rPr>
      </w:pPr>
      <w:r w:rsidRPr="00CA4D20">
        <w:rPr>
          <w:rFonts w:ascii="Cambria" w:hAnsi="Cambria" w:eastAsia="Times New Roman" w:cs="Times New Roman"/>
          <w:sz w:val="24"/>
          <w:szCs w:val="24"/>
          <w:lang w:eastAsia="en-IN"/>
        </w:rPr>
        <w:t>          "responseoption": "6~", </w:t>
      </w:r>
    </w:p>
    <w:p w:rsidRPr="00CA4D20" w:rsidR="00CA4D20" w:rsidP="00CA4D20" w:rsidRDefault="00CA4D20" w14:paraId="0B86CB77" w14:textId="77777777">
      <w:pPr>
        <w:spacing w:before="100" w:beforeAutospacing="1" w:after="100" w:afterAutospacing="1" w:line="240" w:lineRule="auto"/>
        <w:ind w:left="2160"/>
        <w:textAlignment w:val="baseline"/>
        <w:rPr>
          <w:rFonts w:ascii="Cambria" w:hAnsi="Cambria" w:eastAsia="Times New Roman" w:cs="Times New Roman"/>
          <w:sz w:val="24"/>
          <w:szCs w:val="24"/>
          <w:lang w:eastAsia="en-IN"/>
        </w:rPr>
      </w:pPr>
      <w:r w:rsidRPr="00CA4D20">
        <w:rPr>
          <w:rFonts w:ascii="Cambria" w:hAnsi="Cambria" w:eastAsia="Times New Roman" w:cs="Times New Roman"/>
          <w:sz w:val="24"/>
          <w:szCs w:val="24"/>
          <w:lang w:eastAsia="en-IN"/>
        </w:rPr>
        <w:t>          "ts": "Thu Apr 29, 2021, 08:56:42 GMT-0500 (Central Daylight Time)", </w:t>
      </w:r>
    </w:p>
    <w:p w:rsidR="00CA4D20" w:rsidP="00CA4D20" w:rsidRDefault="00CA4D20" w14:paraId="4D385E56" w14:textId="77777777">
      <w:pPr>
        <w:spacing w:before="100" w:beforeAutospacing="1" w:after="100" w:afterAutospacing="1" w:line="240" w:lineRule="auto"/>
        <w:ind w:left="2160"/>
        <w:textAlignment w:val="baseline"/>
        <w:rPr>
          <w:rFonts w:ascii="Cambria" w:hAnsi="Cambria" w:eastAsia="Times New Roman" w:cs="Times New Roman"/>
          <w:sz w:val="24"/>
          <w:szCs w:val="24"/>
          <w:lang w:eastAsia="en-IN"/>
        </w:rPr>
      </w:pPr>
      <w:r w:rsidRPr="00CA4D20">
        <w:rPr>
          <w:rFonts w:ascii="Cambria" w:hAnsi="Cambria" w:eastAsia="Times New Roman" w:cs="Times New Roman"/>
          <w:sz w:val="24"/>
          <w:szCs w:val="24"/>
          <w:lang w:eastAsia="en-IN"/>
        </w:rPr>
        <w:lastRenderedPageBreak/>
        <w:t>          "score": 0, </w:t>
      </w:r>
    </w:p>
    <w:p w:rsidRPr="00CA4D20" w:rsidR="00CA4D20" w:rsidP="00CA4D20" w:rsidRDefault="00CA4D20" w14:paraId="6F2B9D5A" w14:textId="217395D5">
      <w:pPr>
        <w:spacing w:before="100" w:beforeAutospacing="1" w:after="100" w:afterAutospacing="1" w:line="240" w:lineRule="auto"/>
        <w:ind w:left="2160"/>
        <w:textAlignment w:val="baseline"/>
        <w:rPr>
          <w:rFonts w:ascii="Cambria" w:hAnsi="Cambria" w:eastAsia="Times New Roman" w:cs="Times New Roman"/>
          <w:sz w:val="24"/>
          <w:szCs w:val="24"/>
          <w:lang w:eastAsia="en-IN"/>
        </w:rPr>
      </w:pPr>
      <w:r>
        <w:rPr>
          <w:rFonts w:ascii="Cambria" w:hAnsi="Cambria" w:eastAsia="Times New Roman" w:cs="Times New Roman"/>
          <w:sz w:val="24"/>
          <w:szCs w:val="24"/>
          <w:lang w:eastAsia="en-IN"/>
        </w:rPr>
        <w:t xml:space="preserve">          </w:t>
      </w:r>
      <w:r w:rsidRPr="00CA4D20">
        <w:rPr>
          <w:rFonts w:ascii="Cambria" w:hAnsi="Cambria" w:eastAsia="Times New Roman" w:cs="Times New Roman"/>
          <w:sz w:val="24"/>
          <w:szCs w:val="24"/>
          <w:lang w:eastAsia="en-IN"/>
        </w:rPr>
        <w:t>"referencescore": null,</w:t>
      </w:r>
    </w:p>
    <w:p w:rsidRPr="00CA4D20" w:rsidR="00CA4D20" w:rsidP="00CA4D20" w:rsidRDefault="00CA4D20" w14:paraId="0687D560" w14:textId="77777777">
      <w:pPr>
        <w:spacing w:before="100" w:beforeAutospacing="1" w:after="100" w:afterAutospacing="1" w:line="240" w:lineRule="auto"/>
        <w:ind w:left="2160"/>
        <w:textAlignment w:val="baseline"/>
        <w:rPr>
          <w:rFonts w:ascii="Cambria" w:hAnsi="Cambria" w:eastAsia="Times New Roman" w:cs="Times New Roman"/>
          <w:sz w:val="24"/>
          <w:szCs w:val="24"/>
          <w:lang w:eastAsia="en-IN"/>
        </w:rPr>
      </w:pPr>
      <w:r w:rsidRPr="00CA4D20">
        <w:rPr>
          <w:rFonts w:ascii="Cambria" w:hAnsi="Cambria" w:eastAsia="Times New Roman" w:cs="Times New Roman"/>
          <w:sz w:val="24"/>
          <w:szCs w:val="24"/>
          <w:lang w:eastAsia="en-IN"/>
        </w:rPr>
        <w:t>          "isCorrectResponse": false </w:t>
      </w:r>
    </w:p>
    <w:p w:rsidRPr="00CA4D20" w:rsidR="00CA4D20" w:rsidP="00CA4D20" w:rsidRDefault="00CA4D20" w14:paraId="241165F8" w14:textId="77777777">
      <w:pPr>
        <w:spacing w:before="100" w:beforeAutospacing="1" w:after="100" w:afterAutospacing="1" w:line="240" w:lineRule="auto"/>
        <w:ind w:left="2160"/>
        <w:textAlignment w:val="baseline"/>
        <w:rPr>
          <w:rFonts w:ascii="Cambria" w:hAnsi="Cambria" w:eastAsia="Times New Roman" w:cs="Times New Roman"/>
          <w:sz w:val="24"/>
          <w:szCs w:val="24"/>
          <w:lang w:eastAsia="en-IN"/>
        </w:rPr>
      </w:pPr>
      <w:r w:rsidRPr="00CA4D20">
        <w:rPr>
          <w:rFonts w:ascii="Cambria" w:hAnsi="Cambria" w:eastAsia="Times New Roman" w:cs="Times New Roman"/>
          <w:sz w:val="24"/>
          <w:szCs w:val="24"/>
          <w:lang w:eastAsia="en-IN"/>
        </w:rPr>
        <w:t>        }, </w:t>
      </w:r>
    </w:p>
    <w:p w:rsidR="001964D6" w:rsidP="00CA4D20" w:rsidRDefault="00CA4D20" w14:paraId="16A7F374" w14:textId="4E174E82">
      <w:pPr>
        <w:spacing w:before="100" w:beforeAutospacing="1" w:after="100" w:afterAutospacing="1" w:line="240" w:lineRule="auto"/>
        <w:ind w:left="2160"/>
        <w:textAlignment w:val="baseline"/>
        <w:rPr>
          <w:rFonts w:ascii="Cambria" w:hAnsi="Cambria" w:eastAsia="Cambria" w:cs="Cambria"/>
          <w:color w:val="000000" w:themeColor="text1"/>
          <w:sz w:val="24"/>
          <w:szCs w:val="24"/>
          <w:lang w:val="en-IN"/>
        </w:rPr>
      </w:pPr>
      <w:r w:rsidRPr="00CA4D20">
        <w:rPr>
          <w:rFonts w:ascii="Cambria" w:hAnsi="Cambria" w:eastAsia="Times New Roman" w:cs="Times New Roman"/>
          <w:sz w:val="24"/>
          <w:szCs w:val="24"/>
          <w:lang w:eastAsia="en-IN"/>
        </w:rPr>
        <w:t>      ] </w:t>
      </w:r>
    </w:p>
    <w:p w:rsidRPr="000D3710" w:rsidR="00173A9A" w:rsidP="004E6AA1" w:rsidRDefault="00332993" w14:paraId="040D01D7" w14:textId="77777777">
      <w:pPr>
        <w:pStyle w:val="Heading1"/>
        <w:numPr>
          <w:ilvl w:val="0"/>
          <w:numId w:val="14"/>
        </w:numPr>
      </w:pPr>
      <w:bookmarkStart w:name="_Toc178974331" w:id="16"/>
      <w:r>
        <w:t>Test</w:t>
      </w:r>
      <w:r w:rsidR="00DA55D0">
        <w:t xml:space="preserve"> Scenarios</w:t>
      </w:r>
      <w:bookmarkEnd w:id="16"/>
    </w:p>
    <w:p w:rsidR="37CECF6F" w:rsidP="004E6AA1" w:rsidRDefault="4CB185BC" w14:paraId="6E0F0410" w14:textId="6F98C1FD">
      <w:pPr>
        <w:pStyle w:val="ListParagraph"/>
        <w:numPr>
          <w:ilvl w:val="0"/>
          <w:numId w:val="12"/>
        </w:numPr>
        <w:spacing w:after="120"/>
        <w:rPr>
          <w:rFonts w:ascii="Cambria" w:hAnsi="Cambria" w:eastAsia="Cambria" w:cs="Cambria"/>
          <w:color w:val="000000" w:themeColor="text1"/>
          <w:sz w:val="24"/>
          <w:szCs w:val="24"/>
        </w:rPr>
      </w:pPr>
      <w:r w:rsidRPr="48013E08">
        <w:rPr>
          <w:rFonts w:ascii="Cambria" w:hAnsi="Cambria" w:eastAsia="Cambria" w:cs="Cambria"/>
          <w:sz w:val="24"/>
          <w:szCs w:val="24"/>
        </w:rPr>
        <w:t>Below</w:t>
      </w:r>
      <w:r w:rsidRPr="48013E08" w:rsidR="2A78B07C">
        <w:rPr>
          <w:rFonts w:ascii="Cambria" w:hAnsi="Cambria" w:eastAsia="Cambria" w:cs="Cambria"/>
          <w:sz w:val="24"/>
          <w:szCs w:val="24"/>
        </w:rPr>
        <w:t xml:space="preserve"> is the </w:t>
      </w:r>
      <w:r w:rsidR="008C0C6D">
        <w:rPr>
          <w:rFonts w:ascii="Cambria" w:hAnsi="Cambria" w:eastAsia="Cambria" w:cs="Cambria"/>
          <w:sz w:val="24"/>
          <w:szCs w:val="24"/>
        </w:rPr>
        <w:t>Constructed Response and Drop-down</w:t>
      </w:r>
      <w:r w:rsidRPr="48013E08" w:rsidR="4BC2B1EC">
        <w:rPr>
          <w:rFonts w:ascii="Cambria" w:hAnsi="Cambria" w:eastAsia="Cambria" w:cs="Cambria"/>
          <w:sz w:val="24"/>
          <w:szCs w:val="24"/>
        </w:rPr>
        <w:t xml:space="preserve"> </w:t>
      </w:r>
      <w:r w:rsidRPr="48013E08" w:rsidR="04A64D8D">
        <w:rPr>
          <w:rFonts w:ascii="Cambria" w:hAnsi="Cambria" w:eastAsia="Cambria" w:cs="Cambria"/>
          <w:sz w:val="24"/>
          <w:szCs w:val="24"/>
        </w:rPr>
        <w:t>Test Scenarios.</w:t>
      </w:r>
    </w:p>
    <w:p w:rsidRPr="002167ED" w:rsidR="6F5BFAFE" w:rsidP="48013E08" w:rsidRDefault="08B4ABA5" w14:paraId="1FE8EA58" w14:textId="5FD72127">
      <w:pPr>
        <w:spacing w:after="120" w:line="259" w:lineRule="auto"/>
        <w:jc w:val="both"/>
        <w:rPr>
          <w:rFonts w:ascii="Calibri Light" w:hAnsi="Calibri Light" w:eastAsia="Calibri Light" w:cs="Calibri Light"/>
          <w:sz w:val="32"/>
          <w:szCs w:val="32"/>
        </w:rPr>
      </w:pPr>
      <w:r w:rsidRPr="48013E08">
        <w:rPr>
          <w:rFonts w:ascii="Calibri Light" w:hAnsi="Calibri Light" w:eastAsia="Calibri Light" w:cs="Calibri Light"/>
          <w:b/>
          <w:bCs/>
          <w:sz w:val="32"/>
          <w:szCs w:val="32"/>
          <w:u w:val="single"/>
        </w:rPr>
        <w:t>Content</w:t>
      </w:r>
    </w:p>
    <w:p w:rsidRPr="00B21AA5" w:rsidR="002167ED" w:rsidP="03ADBAC0" w:rsidRDefault="72BC608A" w14:paraId="4B10FC6C" w14:textId="0771ED24">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val="en-IN" w:eastAsia="en-IN"/>
        </w:rPr>
      </w:pPr>
      <w:r w:rsidRPr="03ADBAC0" w:rsidR="42B5ABD4">
        <w:rPr>
          <w:rFonts w:ascii="Cambria" w:hAnsi="Cambria" w:eastAsia="Times New Roman" w:cs="Times New Roman"/>
          <w:sz w:val="24"/>
          <w:szCs w:val="24"/>
          <w:lang w:eastAsia="en-IN"/>
        </w:rPr>
        <w:t xml:space="preserve">The User will be able to select </w:t>
      </w:r>
      <w:r w:rsidRPr="03ADBAC0" w:rsidR="3FBE800C">
        <w:rPr>
          <w:rFonts w:ascii="Cambria" w:hAnsi="Cambria" w:eastAsia="Times New Roman" w:cs="Times New Roman"/>
          <w:sz w:val="24"/>
          <w:szCs w:val="24"/>
          <w:lang w:eastAsia="en-IN"/>
        </w:rPr>
        <w:t>Constructed Response</w:t>
      </w:r>
      <w:r w:rsidRPr="03ADBAC0" w:rsidR="5B620616">
        <w:rPr>
          <w:rFonts w:ascii="Cambria" w:hAnsi="Cambria" w:eastAsia="Times New Roman" w:cs="Times New Roman"/>
          <w:sz w:val="24"/>
          <w:szCs w:val="24"/>
          <w:lang w:eastAsia="en-IN"/>
        </w:rPr>
        <w:t xml:space="preserve"> / </w:t>
      </w:r>
      <w:r w:rsidRPr="03ADBAC0" w:rsidR="3FBE800C">
        <w:rPr>
          <w:rFonts w:ascii="Cambria" w:hAnsi="Cambria" w:eastAsia="Times New Roman" w:cs="Times New Roman"/>
          <w:sz w:val="24"/>
          <w:szCs w:val="24"/>
          <w:lang w:eastAsia="en-IN"/>
        </w:rPr>
        <w:t xml:space="preserve">Drop-down </w:t>
      </w:r>
      <w:r w:rsidRPr="03ADBAC0" w:rsidR="7D99C646">
        <w:rPr>
          <w:rFonts w:ascii="Cambria" w:hAnsi="Cambria" w:eastAsia="Times New Roman" w:cs="Times New Roman"/>
          <w:sz w:val="24"/>
          <w:szCs w:val="24"/>
          <w:lang w:eastAsia="en-IN"/>
        </w:rPr>
        <w:t>item</w:t>
      </w:r>
      <w:r w:rsidRPr="03ADBAC0" w:rsidR="42B5ABD4">
        <w:rPr>
          <w:rFonts w:ascii="Cambria" w:hAnsi="Cambria" w:eastAsia="Times New Roman" w:cs="Times New Roman"/>
          <w:sz w:val="24"/>
          <w:szCs w:val="24"/>
          <w:lang w:eastAsia="en-IN"/>
        </w:rPr>
        <w:t xml:space="preserve"> and open the content accordion.</w:t>
      </w:r>
    </w:p>
    <w:p w:rsidRPr="00B21AA5" w:rsidR="002167ED" w:rsidP="03ADBAC0" w:rsidRDefault="714A1DD8" w14:paraId="65B0A4CE" w14:textId="4AF020FB">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val="en-IN" w:eastAsia="en-IN"/>
        </w:rPr>
      </w:pPr>
      <w:r w:rsidRPr="03ADBAC0" w:rsidR="385F2806">
        <w:rPr>
          <w:rFonts w:ascii="Cambria" w:hAnsi="Cambria" w:eastAsia="Times New Roman" w:cs="Times New Roman"/>
          <w:sz w:val="24"/>
          <w:szCs w:val="24"/>
          <w:lang w:eastAsia="en-IN"/>
        </w:rPr>
        <w:t xml:space="preserve">Users will be able to save the Item by giving required fields. </w:t>
      </w:r>
      <w:proofErr w:type="gramStart"/>
      <w:r w:rsidRPr="03ADBAC0" w:rsidR="385F2806">
        <w:rPr>
          <w:rFonts w:ascii="Cambria" w:hAnsi="Cambria" w:eastAsia="Times New Roman" w:cs="Times New Roman"/>
          <w:sz w:val="24"/>
          <w:szCs w:val="24"/>
          <w:lang w:eastAsia="en-IN"/>
        </w:rPr>
        <w:t>User</w:t>
      </w:r>
      <w:proofErr w:type="gramEnd"/>
      <w:r w:rsidRPr="03ADBAC0" w:rsidR="385F2806">
        <w:rPr>
          <w:rFonts w:ascii="Cambria" w:hAnsi="Cambria" w:eastAsia="Times New Roman" w:cs="Times New Roman"/>
          <w:sz w:val="24"/>
          <w:szCs w:val="24"/>
          <w:lang w:eastAsia="en-IN"/>
        </w:rPr>
        <w:t xml:space="preserve"> will be able to Edit the Item after saving in Draft/Final/Approved/Complete.</w:t>
      </w:r>
    </w:p>
    <w:p w:rsidRPr="0024200D" w:rsidR="0024200D" w:rsidP="03ADBAC0" w:rsidRDefault="72589A38" w14:paraId="49907F5D" w14:textId="3B56B0F0">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3D72E967">
        <w:rPr>
          <w:rFonts w:ascii="Cambria" w:hAnsi="Cambria" w:eastAsia="Times New Roman" w:cs="Times New Roman"/>
          <w:sz w:val="24"/>
          <w:szCs w:val="24"/>
          <w:lang w:eastAsia="en-IN"/>
        </w:rPr>
        <w:t>Users will be able to save the item in Draft status without completing all required fields. Once saved, those fields can be edited and saved again.</w:t>
      </w:r>
      <w:commentRangeStart w:id="17"/>
    </w:p>
    <w:p w:rsidRPr="00324B3C" w:rsidR="00324B3C" w:rsidP="03ADBAC0" w:rsidRDefault="0024200D" w14:paraId="5EE04425" w14:textId="7D5893CC">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val="en-IN" w:eastAsia="en-IN"/>
        </w:rPr>
      </w:pPr>
      <w:r w:rsidRPr="241D1C5C" w:rsidR="7355B8DA">
        <w:rPr>
          <w:rFonts w:ascii="Cambria" w:hAnsi="Cambria" w:eastAsia="Times New Roman" w:cs="Times New Roman"/>
          <w:sz w:val="24"/>
          <w:szCs w:val="24"/>
          <w:lang w:eastAsia="en-IN"/>
        </w:rPr>
        <w:t xml:space="preserve">The </w:t>
      </w:r>
      <w:r w:rsidRPr="241D1C5C" w:rsidR="59B02B42">
        <w:rPr>
          <w:rFonts w:ascii="Cambria" w:hAnsi="Cambria" w:eastAsia="Times New Roman" w:cs="Times New Roman"/>
          <w:sz w:val="24"/>
          <w:szCs w:val="24"/>
          <w:lang w:eastAsia="en-IN"/>
        </w:rPr>
        <w:t>User will</w:t>
      </w:r>
      <w:commentRangeStart w:id="18"/>
      <w:commentRangeEnd w:id="18"/>
      <w:r>
        <w:rPr>
          <w:rStyle w:val="CommentReference"/>
        </w:rPr>
        <w:commentReference w:id="18"/>
      </w:r>
      <w:r w:rsidRPr="241D1C5C" w:rsidR="7355B8DA">
        <w:rPr>
          <w:rFonts w:ascii="Cambria" w:hAnsi="Cambria" w:eastAsia="Times New Roman" w:cs="Times New Roman"/>
          <w:sz w:val="24"/>
          <w:szCs w:val="24"/>
          <w:lang w:eastAsia="en-IN"/>
        </w:rPr>
        <w:t xml:space="preserve"> be able to switch the </w:t>
      </w:r>
      <w:r w:rsidRPr="241D1C5C" w:rsidR="7355B8DA">
        <w:rPr>
          <w:rFonts w:ascii="Cambria" w:hAnsi="Cambria" w:eastAsia="Times New Roman" w:cs="Times New Roman"/>
          <w:sz w:val="24"/>
          <w:szCs w:val="24"/>
          <w:lang w:eastAsia="en-IN"/>
        </w:rPr>
        <w:t xml:space="preserve">Constructed Response </w:t>
      </w:r>
      <w:r w:rsidRPr="241D1C5C" w:rsidR="7355B8DA">
        <w:rPr>
          <w:rFonts w:ascii="Cambria" w:hAnsi="Cambria" w:eastAsia="Times New Roman" w:cs="Times New Roman"/>
          <w:sz w:val="24"/>
          <w:szCs w:val="24"/>
          <w:lang w:eastAsia="en-IN"/>
        </w:rPr>
        <w:t xml:space="preserve">/ </w:t>
      </w:r>
      <w:r w:rsidRPr="241D1C5C" w:rsidR="7355B8DA">
        <w:rPr>
          <w:rFonts w:ascii="Cambria" w:hAnsi="Cambria" w:eastAsia="Times New Roman" w:cs="Times New Roman"/>
          <w:sz w:val="24"/>
          <w:szCs w:val="24"/>
          <w:lang w:eastAsia="en-IN"/>
        </w:rPr>
        <w:t xml:space="preserve">Drop-down </w:t>
      </w:r>
      <w:r w:rsidRPr="241D1C5C" w:rsidR="7355B8DA">
        <w:rPr>
          <w:rFonts w:ascii="Cambria" w:hAnsi="Cambria" w:eastAsia="Times New Roman" w:cs="Times New Roman"/>
          <w:sz w:val="24"/>
          <w:szCs w:val="24"/>
          <w:lang w:eastAsia="en-IN"/>
        </w:rPr>
        <w:t>item by changing radio buttons</w:t>
      </w:r>
      <w:r w:rsidRPr="241D1C5C" w:rsidR="7355B8DA">
        <w:rPr>
          <w:rFonts w:ascii="Cambria" w:hAnsi="Cambria" w:eastAsia="Times New Roman" w:cs="Times New Roman"/>
          <w:sz w:val="24"/>
          <w:szCs w:val="24"/>
          <w:lang w:eastAsia="en-IN"/>
        </w:rPr>
        <w:t xml:space="preserve">. The stem content will be </w:t>
      </w:r>
      <w:r w:rsidRPr="241D1C5C" w:rsidR="18CB9F57">
        <w:rPr>
          <w:rFonts w:ascii="Cambria" w:hAnsi="Cambria" w:eastAsia="Times New Roman" w:cs="Times New Roman"/>
          <w:sz w:val="24"/>
          <w:szCs w:val="24"/>
          <w:lang w:eastAsia="en-IN"/>
        </w:rPr>
        <w:t>retained</w:t>
      </w:r>
      <w:r w:rsidRPr="241D1C5C" w:rsidR="18CB9F57">
        <w:rPr>
          <w:rFonts w:ascii="Cambria" w:hAnsi="Cambria" w:eastAsia="Times New Roman" w:cs="Times New Roman"/>
          <w:sz w:val="24"/>
          <w:szCs w:val="24"/>
          <w:lang w:eastAsia="en-IN"/>
        </w:rPr>
        <w:t>,</w:t>
      </w:r>
      <w:r w:rsidRPr="241D1C5C" w:rsidR="7355B8DA">
        <w:rPr>
          <w:rFonts w:ascii="Cambria" w:hAnsi="Cambria" w:eastAsia="Times New Roman" w:cs="Times New Roman"/>
          <w:sz w:val="24"/>
          <w:szCs w:val="24"/>
          <w:lang w:eastAsia="en-IN"/>
        </w:rPr>
        <w:t xml:space="preserve"> and </w:t>
      </w:r>
      <w:commentRangeStart w:id="242155238"/>
      <w:r w:rsidRPr="241D1C5C" w:rsidR="7355B8DA">
        <w:rPr>
          <w:rFonts w:ascii="Cambria" w:hAnsi="Cambria" w:eastAsia="Times New Roman" w:cs="Times New Roman"/>
          <w:sz w:val="24"/>
          <w:szCs w:val="24"/>
          <w:lang w:eastAsia="en-IN"/>
        </w:rPr>
        <w:t>other</w:t>
      </w:r>
      <w:commentRangeEnd w:id="242155238"/>
      <w:r>
        <w:rPr>
          <w:rStyle w:val="CommentReference"/>
        </w:rPr>
        <w:commentReference w:id="242155238"/>
      </w:r>
      <w:r w:rsidRPr="241D1C5C" w:rsidR="7355B8DA">
        <w:rPr>
          <w:rFonts w:ascii="Cambria" w:hAnsi="Cambria" w:eastAsia="Times New Roman" w:cs="Times New Roman"/>
          <w:sz w:val="24"/>
          <w:szCs w:val="24"/>
          <w:lang w:eastAsia="en-IN"/>
        </w:rPr>
        <w:t xml:space="preserve"> information/values will reset to defaults</w:t>
      </w:r>
      <w:r w:rsidRPr="241D1C5C" w:rsidR="7355B8DA">
        <w:rPr>
          <w:rFonts w:ascii="Cambria" w:hAnsi="Cambria" w:eastAsia="Times New Roman" w:cs="Times New Roman"/>
          <w:sz w:val="24"/>
          <w:szCs w:val="24"/>
          <w:lang w:eastAsia="en-IN"/>
        </w:rPr>
        <w:t xml:space="preserve"> </w:t>
      </w:r>
      <w:commentRangeEnd w:id="17"/>
      <w:r>
        <w:rPr>
          <w:rStyle w:val="CommentReference"/>
        </w:rPr>
        <w:commentReference w:id="17"/>
      </w:r>
    </w:p>
    <w:p w:rsidRPr="00B21AA5" w:rsidR="002167ED" w:rsidP="03ADBAC0" w:rsidRDefault="72BC608A" w14:paraId="19787CD5" w14:textId="4CF74570">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val="en-IN" w:eastAsia="en-IN"/>
        </w:rPr>
      </w:pPr>
      <w:r w:rsidRPr="03ADBAC0" w:rsidR="42B5ABD4">
        <w:rPr>
          <w:rFonts w:ascii="Cambria" w:hAnsi="Cambria" w:eastAsia="Times New Roman" w:cs="Times New Roman"/>
          <w:sz w:val="24"/>
          <w:szCs w:val="24"/>
          <w:lang w:eastAsia="en-IN"/>
        </w:rPr>
        <w:t>The User will be able to set Item dimensions for the item in item dimensions field.</w:t>
      </w:r>
    </w:p>
    <w:p w:rsidRPr="00B21AA5" w:rsidR="002167ED" w:rsidP="03ADBAC0" w:rsidRDefault="72BC608A" w14:paraId="3E59C78D" w14:textId="1F6A5D7A">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val="en-IN" w:eastAsia="en-IN"/>
        </w:rPr>
      </w:pPr>
      <w:r w:rsidRPr="03ADBAC0" w:rsidR="42B5ABD4">
        <w:rPr>
          <w:rFonts w:ascii="Cambria" w:hAnsi="Cambria" w:eastAsia="Times New Roman" w:cs="Times New Roman"/>
          <w:sz w:val="24"/>
          <w:szCs w:val="24"/>
          <w:lang w:eastAsia="en-IN"/>
        </w:rPr>
        <w:t>The User will be able enter content</w:t>
      </w:r>
      <w:r w:rsidRPr="03ADBAC0" w:rsidR="0991C23F">
        <w:rPr>
          <w:rFonts w:ascii="Cambria" w:hAnsi="Cambria" w:eastAsia="Times New Roman" w:cs="Times New Roman"/>
          <w:sz w:val="24"/>
          <w:szCs w:val="24"/>
          <w:lang w:eastAsia="en-IN"/>
        </w:rPr>
        <w:t xml:space="preserve"> </w:t>
      </w:r>
      <w:r w:rsidRPr="03ADBAC0" w:rsidR="42B5ABD4">
        <w:rPr>
          <w:rFonts w:ascii="Cambria" w:hAnsi="Cambria" w:eastAsia="Times New Roman" w:cs="Times New Roman"/>
          <w:sz w:val="24"/>
          <w:szCs w:val="24"/>
          <w:lang w:eastAsia="en-IN"/>
        </w:rPr>
        <w:t>in stem.</w:t>
      </w:r>
    </w:p>
    <w:p w:rsidRPr="00AB71C6" w:rsidR="002167ED" w:rsidP="03ADBAC0" w:rsidRDefault="061B2422" w14:paraId="154953B4" w14:textId="73AC56C1">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val="en-IN" w:eastAsia="en-IN"/>
        </w:rPr>
      </w:pPr>
      <w:del w:author="Cherukuri, Rajendra" w:date="2022-01-31T12:41:27.019Z" w:id="1392731715">
        <w:r w:rsidRPr="4BDBA238" w:rsidDel="5B620616">
          <w:rPr>
            <w:rFonts w:ascii="Cambria" w:hAnsi="Cambria" w:eastAsia="Times New Roman" w:cs="Times New Roman"/>
            <w:sz w:val="24"/>
            <w:szCs w:val="24"/>
            <w:lang w:eastAsia="en-IN"/>
          </w:rPr>
          <w:delText>User</w:delText>
        </w:r>
      </w:del>
      <w:ins w:author="Cherukuri, Rajendra" w:date="2022-01-31T12:41:27.021Z" w:id="562605125">
        <w:r w:rsidRPr="4BDBA238" w:rsidR="6E83CB69">
          <w:rPr>
            <w:rFonts w:ascii="Cambria" w:hAnsi="Cambria" w:eastAsia="Times New Roman" w:cs="Times New Roman"/>
            <w:sz w:val="24"/>
            <w:szCs w:val="24"/>
            <w:lang w:eastAsia="en-IN"/>
          </w:rPr>
          <w:t>Users</w:t>
        </w:r>
      </w:ins>
      <w:r w:rsidRPr="4BDBA238" w:rsidR="5B620616">
        <w:rPr>
          <w:rFonts w:ascii="Cambria" w:hAnsi="Cambria" w:eastAsia="Times New Roman" w:cs="Times New Roman"/>
          <w:sz w:val="24"/>
          <w:szCs w:val="24"/>
          <w:lang w:eastAsia="en-IN"/>
        </w:rPr>
        <w:t xml:space="preserve"> </w:t>
      </w:r>
      <w:r w:rsidRPr="4BDBA238" w:rsidR="3D273261">
        <w:rPr>
          <w:rFonts w:ascii="Cambria" w:hAnsi="Cambria" w:eastAsia="Times New Roman" w:cs="Times New Roman"/>
          <w:sz w:val="24"/>
          <w:szCs w:val="24"/>
          <w:lang w:eastAsia="en-IN"/>
        </w:rPr>
        <w:t>can</w:t>
      </w:r>
      <w:r w:rsidRPr="4BDBA238" w:rsidR="5B620616">
        <w:rPr>
          <w:rFonts w:ascii="Cambria" w:hAnsi="Cambria" w:eastAsia="Times New Roman" w:cs="Times New Roman"/>
          <w:sz w:val="24"/>
          <w:szCs w:val="24"/>
          <w:lang w:eastAsia="en-IN"/>
        </w:rPr>
        <w:t xml:space="preserve"> </w:t>
      </w:r>
      <w:r w:rsidRPr="4BDBA238" w:rsidR="7355B8DA">
        <w:rPr>
          <w:rFonts w:ascii="Cambria" w:hAnsi="Cambria" w:eastAsia="Times New Roman" w:cs="Times New Roman"/>
          <w:sz w:val="24"/>
          <w:szCs w:val="24"/>
          <w:lang w:eastAsia="en-IN"/>
        </w:rPr>
        <w:t xml:space="preserve">select the content in the stem and use </w:t>
      </w:r>
      <w:r w:rsidRPr="4BDBA238" w:rsidR="365B2F44">
        <w:rPr>
          <w:rFonts w:ascii="Cambria" w:hAnsi="Cambria" w:eastAsia="Times New Roman" w:cs="Times New Roman"/>
          <w:sz w:val="24"/>
          <w:szCs w:val="24"/>
          <w:lang w:eastAsia="en-IN"/>
        </w:rPr>
        <w:t>the I</w:t>
      </w:r>
      <w:r w:rsidRPr="4BDBA238" w:rsidR="7355B8DA">
        <w:rPr>
          <w:rFonts w:ascii="Cambria" w:hAnsi="Cambria" w:eastAsia="Times New Roman" w:cs="Times New Roman"/>
          <w:sz w:val="24"/>
          <w:szCs w:val="24"/>
          <w:lang w:eastAsia="en-IN"/>
        </w:rPr>
        <w:t xml:space="preserve">nsert </w:t>
      </w:r>
      <w:r w:rsidRPr="4BDBA238" w:rsidR="5CBA8007">
        <w:rPr>
          <w:rFonts w:ascii="Cambria" w:hAnsi="Cambria" w:eastAsia="Times New Roman" w:cs="Times New Roman"/>
          <w:sz w:val="24"/>
          <w:szCs w:val="24"/>
          <w:lang w:eastAsia="en-IN"/>
        </w:rPr>
        <w:t>R</w:t>
      </w:r>
      <w:r w:rsidRPr="4BDBA238" w:rsidR="7355B8DA">
        <w:rPr>
          <w:rFonts w:ascii="Cambria" w:hAnsi="Cambria" w:eastAsia="Times New Roman" w:cs="Times New Roman"/>
          <w:sz w:val="24"/>
          <w:szCs w:val="24"/>
          <w:lang w:eastAsia="en-IN"/>
        </w:rPr>
        <w:t>esponse</w:t>
      </w:r>
      <w:r w:rsidRPr="4BDBA238" w:rsidR="1B992919">
        <w:rPr>
          <w:rFonts w:ascii="Cambria" w:hAnsi="Cambria" w:eastAsia="Times New Roman" w:cs="Times New Roman"/>
          <w:sz w:val="24"/>
          <w:szCs w:val="24"/>
          <w:lang w:eastAsia="en-IN"/>
        </w:rPr>
        <w:t xml:space="preserve"> plugin</w:t>
      </w:r>
      <w:r w:rsidRPr="4BDBA238" w:rsidR="7355B8DA">
        <w:rPr>
          <w:rFonts w:ascii="Cambria" w:hAnsi="Cambria" w:eastAsia="Times New Roman" w:cs="Times New Roman"/>
          <w:sz w:val="24"/>
          <w:szCs w:val="24"/>
          <w:lang w:eastAsia="en-IN"/>
        </w:rPr>
        <w:t xml:space="preserve"> from </w:t>
      </w:r>
      <w:r w:rsidRPr="4BDBA238" w:rsidR="22BA7879">
        <w:rPr>
          <w:rFonts w:ascii="Cambria" w:hAnsi="Cambria" w:eastAsia="Times New Roman" w:cs="Times New Roman"/>
          <w:sz w:val="24"/>
          <w:szCs w:val="24"/>
          <w:lang w:eastAsia="en-IN"/>
        </w:rPr>
        <w:t>CKE</w:t>
      </w:r>
      <w:r w:rsidRPr="4BDBA238" w:rsidR="7355B8DA">
        <w:rPr>
          <w:rFonts w:ascii="Cambria" w:hAnsi="Cambria" w:eastAsia="Times New Roman" w:cs="Times New Roman"/>
          <w:sz w:val="24"/>
          <w:szCs w:val="24"/>
          <w:lang w:eastAsia="en-IN"/>
        </w:rPr>
        <w:t xml:space="preserve">ditor toolbar to generate </w:t>
      </w:r>
      <w:r w:rsidRPr="4BDBA238" w:rsidR="5858B27F">
        <w:rPr>
          <w:rFonts w:ascii="Cambria" w:hAnsi="Cambria" w:eastAsia="Times New Roman" w:cs="Times New Roman"/>
          <w:sz w:val="24"/>
          <w:szCs w:val="24"/>
          <w:lang w:eastAsia="en-IN"/>
        </w:rPr>
        <w:t xml:space="preserve">a </w:t>
      </w:r>
      <w:r w:rsidRPr="4BDBA238" w:rsidR="7355B8DA">
        <w:rPr>
          <w:rFonts w:ascii="Cambria" w:hAnsi="Cambria" w:eastAsia="Times New Roman" w:cs="Times New Roman"/>
          <w:sz w:val="24"/>
          <w:szCs w:val="24"/>
          <w:lang w:eastAsia="en-IN"/>
        </w:rPr>
        <w:t>response.</w:t>
      </w:r>
    </w:p>
    <w:p w:rsidRPr="00AB71C6" w:rsidR="00AB71C6" w:rsidP="03ADBAC0" w:rsidRDefault="00AB71C6" w14:paraId="5F4DA1D2" w14:textId="2A615799">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val="en-IN" w:eastAsia="en-IN"/>
        </w:rPr>
      </w:pPr>
      <w:r w:rsidRPr="4BDBA238" w:rsidR="47C2543C">
        <w:rPr>
          <w:rFonts w:ascii="Cambria" w:hAnsi="Cambria" w:eastAsia="Times New Roman" w:cs="Times New Roman"/>
          <w:sz w:val="24"/>
          <w:szCs w:val="24"/>
          <w:lang w:eastAsia="en-IN"/>
        </w:rPr>
        <w:t xml:space="preserve">For Constructed response </w:t>
      </w:r>
      <w:del w:author="Cherukuri, Rajendra" w:date="2022-01-31T12:41:30.737Z" w:id="1604376000">
        <w:r w:rsidRPr="4BDBA238" w:rsidDel="47C2543C">
          <w:rPr>
            <w:rFonts w:ascii="Cambria" w:hAnsi="Cambria" w:eastAsia="Times New Roman" w:cs="Times New Roman"/>
            <w:sz w:val="24"/>
            <w:szCs w:val="24"/>
            <w:lang w:eastAsia="en-IN"/>
          </w:rPr>
          <w:delText>user</w:delText>
        </w:r>
      </w:del>
      <w:ins w:author="Cherukuri, Rajendra" w:date="2022-01-31T12:41:30.738Z" w:id="377435414">
        <w:r w:rsidRPr="4BDBA238" w:rsidR="46A77D4A">
          <w:rPr>
            <w:rFonts w:ascii="Cambria" w:hAnsi="Cambria" w:eastAsia="Times New Roman" w:cs="Times New Roman"/>
            <w:sz w:val="24"/>
            <w:szCs w:val="24"/>
            <w:lang w:eastAsia="en-IN"/>
          </w:rPr>
          <w:t>users</w:t>
        </w:r>
      </w:ins>
      <w:r w:rsidRPr="4BDBA238" w:rsidR="47C2543C">
        <w:rPr>
          <w:rFonts w:ascii="Cambria" w:hAnsi="Cambria" w:eastAsia="Times New Roman" w:cs="Times New Roman"/>
          <w:sz w:val="24"/>
          <w:szCs w:val="24"/>
          <w:lang w:eastAsia="en-IN"/>
        </w:rPr>
        <w:t xml:space="preserve"> can add the Acceptable values by clicking the Add icon.</w:t>
      </w:r>
    </w:p>
    <w:p w:rsidRPr="00AB71C6" w:rsidR="00AB71C6" w:rsidP="03ADBAC0" w:rsidRDefault="00AB71C6" w14:paraId="6E0FE85A" w14:textId="2BD0D638">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val="en-IN" w:eastAsia="en-IN"/>
        </w:rPr>
      </w:pPr>
      <w:del w:author="Cherukuri, Rajendra" w:date="2022-01-31T12:41:32.773Z" w:id="1266897592">
        <w:r w:rsidRPr="4BDBA238" w:rsidDel="47C2543C">
          <w:rPr>
            <w:rFonts w:ascii="Cambria" w:hAnsi="Cambria" w:eastAsia="Times New Roman" w:cs="Times New Roman"/>
            <w:sz w:val="24"/>
            <w:szCs w:val="24"/>
            <w:lang w:eastAsia="en-IN"/>
          </w:rPr>
          <w:delText>User</w:delText>
        </w:r>
      </w:del>
      <w:ins w:author="Cherukuri, Rajendra" w:date="2022-01-31T12:41:32.776Z" w:id="29294013">
        <w:r w:rsidRPr="4BDBA238" w:rsidR="39B2FDCD">
          <w:rPr>
            <w:rFonts w:ascii="Cambria" w:hAnsi="Cambria" w:eastAsia="Times New Roman" w:cs="Times New Roman"/>
            <w:sz w:val="24"/>
            <w:szCs w:val="24"/>
            <w:lang w:eastAsia="en-IN"/>
          </w:rPr>
          <w:t>Users</w:t>
        </w:r>
      </w:ins>
      <w:r w:rsidRPr="4BDBA238" w:rsidR="47C2543C">
        <w:rPr>
          <w:rFonts w:ascii="Cambria" w:hAnsi="Cambria" w:eastAsia="Times New Roman" w:cs="Times New Roman"/>
          <w:sz w:val="24"/>
          <w:szCs w:val="24"/>
          <w:lang w:eastAsia="en-IN"/>
        </w:rPr>
        <w:t xml:space="preserve"> can swap the Acceptable values using up and down arrows.</w:t>
      </w:r>
    </w:p>
    <w:p w:rsidRPr="00AB71C6" w:rsidR="00AB71C6" w:rsidP="03ADBAC0" w:rsidRDefault="00AB71C6" w14:paraId="0F5BDC9F" w14:textId="7351C93E">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val="en-IN" w:eastAsia="en-IN"/>
        </w:rPr>
      </w:pPr>
      <w:r w:rsidRPr="03ADBAC0" w:rsidR="47C2543C">
        <w:rPr>
          <w:rFonts w:ascii="Cambria" w:hAnsi="Cambria" w:eastAsia="Times New Roman" w:cs="Times New Roman"/>
          <w:sz w:val="24"/>
          <w:szCs w:val="24"/>
          <w:lang w:eastAsia="en-IN"/>
        </w:rPr>
        <w:t xml:space="preserve"> User can remove the Acceptable values using remove button.</w:t>
      </w:r>
      <w:r w:rsidRPr="03ADBAC0" w:rsidR="47C2543C">
        <w:rPr>
          <w:rFonts w:ascii="Cambria" w:hAnsi="Cambria" w:eastAsia="Times New Roman" w:cs="Times New Roman"/>
          <w:sz w:val="24"/>
          <w:szCs w:val="24"/>
          <w:lang w:val="en-IN" w:eastAsia="en-IN"/>
        </w:rPr>
        <w:t> </w:t>
      </w:r>
    </w:p>
    <w:p w:rsidR="002167ED" w:rsidP="03ADBAC0" w:rsidRDefault="00AB71C6" w14:paraId="391CCDF3" w14:textId="627A0934">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47C2543C">
        <w:rPr>
          <w:rFonts w:ascii="Cambria" w:hAnsi="Cambria" w:eastAsia="Times New Roman" w:cs="Times New Roman"/>
          <w:sz w:val="24"/>
          <w:szCs w:val="24"/>
          <w:lang w:eastAsia="en-IN"/>
        </w:rPr>
        <w:t xml:space="preserve"> </w:t>
      </w:r>
      <w:r w:rsidRPr="03ADBAC0" w:rsidR="47C2543C">
        <w:rPr>
          <w:rFonts w:ascii="Cambria" w:hAnsi="Cambria" w:eastAsia="Times New Roman" w:cs="Times New Roman"/>
          <w:sz w:val="24"/>
          <w:szCs w:val="24"/>
          <w:lang w:eastAsia="en-IN"/>
        </w:rPr>
        <w:t>User can edit the Response Name</w:t>
      </w:r>
      <w:r w:rsidRPr="03ADBAC0" w:rsidR="47C2543C">
        <w:rPr>
          <w:rFonts w:ascii="Cambria" w:hAnsi="Cambria" w:eastAsia="Times New Roman" w:cs="Times New Roman"/>
          <w:sz w:val="24"/>
          <w:szCs w:val="24"/>
          <w:lang w:eastAsia="en-IN"/>
        </w:rPr>
        <w:t xml:space="preserve"> for both Constructed Response and Drop-down.</w:t>
      </w:r>
    </w:p>
    <w:p w:rsidRPr="008A545A" w:rsidR="008A545A" w:rsidP="03ADBAC0" w:rsidRDefault="00AB71C6" w14:paraId="23A235CD" w14:textId="7DD21EF1">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val="en-IN" w:eastAsia="en-IN"/>
        </w:rPr>
      </w:pPr>
      <w:r w:rsidRPr="03ADBAC0" w:rsidR="47C2543C">
        <w:rPr>
          <w:rFonts w:ascii="Cambria" w:hAnsi="Cambria" w:eastAsia="Times New Roman" w:cs="Times New Roman"/>
          <w:sz w:val="24"/>
          <w:szCs w:val="24"/>
          <w:lang w:eastAsia="en-IN"/>
        </w:rPr>
        <w:t xml:space="preserve"> For both Constructed Response and Drop-down</w:t>
      </w:r>
      <w:r w:rsidRPr="03ADBAC0" w:rsidR="6E151B9E">
        <w:rPr>
          <w:rFonts w:ascii="Cambria" w:hAnsi="Cambria" w:eastAsia="Times New Roman" w:cs="Times New Roman"/>
          <w:sz w:val="24"/>
          <w:szCs w:val="24"/>
          <w:lang w:eastAsia="en-IN"/>
        </w:rPr>
        <w:t>,</w:t>
      </w:r>
      <w:r w:rsidRPr="03ADBAC0" w:rsidR="47C2543C">
        <w:rPr>
          <w:rFonts w:ascii="Cambria" w:hAnsi="Cambria" w:eastAsia="Times New Roman" w:cs="Times New Roman"/>
          <w:sz w:val="24"/>
          <w:szCs w:val="24"/>
          <w:lang w:eastAsia="en-IN"/>
        </w:rPr>
        <w:t xml:space="preserve"> </w:t>
      </w:r>
      <w:r w:rsidRPr="03ADBAC0" w:rsidR="47C2543C">
        <w:rPr>
          <w:rFonts w:ascii="Cambria" w:hAnsi="Cambria" w:eastAsia="Times New Roman" w:cs="Times New Roman"/>
          <w:sz w:val="24"/>
          <w:szCs w:val="24"/>
          <w:lang w:eastAsia="en-IN"/>
        </w:rPr>
        <w:t>User can check correct response is appearing correctly on the response.</w:t>
      </w:r>
    </w:p>
    <w:p w:rsidRPr="008A545A" w:rsidR="008A545A" w:rsidP="03ADBAC0" w:rsidRDefault="008A545A" w14:paraId="10FEDC23" w14:textId="77777777">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6E151B9E">
        <w:rPr>
          <w:rFonts w:ascii="Cambria" w:hAnsi="Cambria" w:eastAsia="Times New Roman" w:cs="Times New Roman"/>
          <w:sz w:val="24"/>
          <w:szCs w:val="24"/>
          <w:lang w:eastAsia="en-IN"/>
        </w:rPr>
        <w:t xml:space="preserve"> </w:t>
      </w:r>
      <w:r w:rsidRPr="03ADBAC0" w:rsidR="6E151B9E">
        <w:rPr>
          <w:rFonts w:ascii="Cambria" w:hAnsi="Cambria" w:eastAsia="Times New Roman" w:cs="Times New Roman"/>
          <w:sz w:val="24"/>
          <w:szCs w:val="24"/>
          <w:lang w:eastAsia="en-IN"/>
        </w:rPr>
        <w:t xml:space="preserve">For Constructed Response, </w:t>
      </w:r>
      <w:r w:rsidRPr="03ADBAC0" w:rsidR="47C2543C">
        <w:rPr>
          <w:rFonts w:ascii="Cambria" w:hAnsi="Cambria" w:eastAsia="Times New Roman" w:cs="Times New Roman"/>
          <w:sz w:val="24"/>
          <w:szCs w:val="24"/>
          <w:lang w:eastAsia="en-IN"/>
        </w:rPr>
        <w:t>User can select the response type [Alphanumeric / Numeric] from the drop down. </w:t>
      </w:r>
    </w:p>
    <w:p w:rsidR="00AB71C6" w:rsidP="03ADBAC0" w:rsidRDefault="008A545A" w14:paraId="119C0573" w14:textId="563047ED">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6E151B9E">
        <w:rPr>
          <w:rFonts w:ascii="Cambria" w:hAnsi="Cambria" w:eastAsia="Times New Roman" w:cs="Times New Roman"/>
          <w:sz w:val="24"/>
          <w:szCs w:val="24"/>
          <w:lang w:eastAsia="en-IN"/>
        </w:rPr>
        <w:t xml:space="preserve"> </w:t>
      </w:r>
      <w:r w:rsidRPr="03ADBAC0" w:rsidR="6E151B9E">
        <w:rPr>
          <w:rFonts w:ascii="Cambria" w:hAnsi="Cambria" w:eastAsia="Times New Roman" w:cs="Times New Roman"/>
          <w:sz w:val="24"/>
          <w:szCs w:val="24"/>
          <w:lang w:eastAsia="en-IN"/>
        </w:rPr>
        <w:t xml:space="preserve">For Constructed Response, </w:t>
      </w:r>
      <w:r w:rsidRPr="03ADBAC0" w:rsidR="47C2543C">
        <w:rPr>
          <w:rFonts w:ascii="Cambria" w:hAnsi="Cambria" w:eastAsia="Times New Roman" w:cs="Times New Roman"/>
          <w:sz w:val="24"/>
          <w:szCs w:val="24"/>
          <w:lang w:eastAsia="en-IN"/>
        </w:rPr>
        <w:t xml:space="preserve">User can </w:t>
      </w:r>
      <w:r w:rsidRPr="03ADBAC0" w:rsidR="6E151B9E">
        <w:rPr>
          <w:rFonts w:ascii="Cambria" w:hAnsi="Cambria" w:eastAsia="Times New Roman" w:cs="Times New Roman"/>
          <w:sz w:val="24"/>
          <w:szCs w:val="24"/>
          <w:lang w:eastAsia="en-IN"/>
        </w:rPr>
        <w:t xml:space="preserve">adjust </w:t>
      </w:r>
      <w:r w:rsidRPr="03ADBAC0" w:rsidR="47C2543C">
        <w:rPr>
          <w:rFonts w:ascii="Cambria" w:hAnsi="Cambria" w:eastAsia="Times New Roman" w:cs="Times New Roman"/>
          <w:sz w:val="24"/>
          <w:szCs w:val="24"/>
          <w:lang w:eastAsia="en-IN"/>
        </w:rPr>
        <w:t>Max Characters</w:t>
      </w:r>
      <w:r w:rsidRPr="03ADBAC0" w:rsidR="6E151B9E">
        <w:rPr>
          <w:rFonts w:ascii="Cambria" w:hAnsi="Cambria" w:eastAsia="Times New Roman" w:cs="Times New Roman"/>
          <w:sz w:val="24"/>
          <w:szCs w:val="24"/>
          <w:lang w:eastAsia="en-IN"/>
        </w:rPr>
        <w:t xml:space="preserve"> / Max </w:t>
      </w:r>
      <w:r w:rsidRPr="03ADBAC0" w:rsidR="767F738B">
        <w:rPr>
          <w:rFonts w:ascii="Cambria" w:hAnsi="Cambria" w:eastAsia="Times New Roman" w:cs="Times New Roman"/>
          <w:sz w:val="24"/>
          <w:szCs w:val="24"/>
          <w:lang w:eastAsia="en-IN"/>
        </w:rPr>
        <w:t>field size</w:t>
      </w:r>
      <w:r w:rsidRPr="03ADBAC0" w:rsidR="47C2543C">
        <w:rPr>
          <w:rFonts w:ascii="Cambria" w:hAnsi="Cambria" w:eastAsia="Times New Roman" w:cs="Times New Roman"/>
          <w:sz w:val="24"/>
          <w:szCs w:val="24"/>
          <w:lang w:eastAsia="en-IN"/>
        </w:rPr>
        <w:t xml:space="preserve"> using Numerical stepper box. </w:t>
      </w:r>
    </w:p>
    <w:p w:rsidR="008A545A" w:rsidP="03ADBAC0" w:rsidRDefault="008A545A" w14:paraId="6F0C5249" w14:textId="06A80D53">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6E151B9E">
        <w:rPr>
          <w:rFonts w:ascii="Cambria" w:hAnsi="Cambria" w:eastAsia="Times New Roman" w:cs="Times New Roman"/>
          <w:sz w:val="24"/>
          <w:szCs w:val="24"/>
          <w:lang w:eastAsia="en-IN"/>
        </w:rPr>
        <w:t>For Constructed Response,</w:t>
      </w:r>
      <w:r w:rsidRPr="03ADBAC0" w:rsidR="6E151B9E">
        <w:rPr>
          <w:rFonts w:ascii="Cambria" w:hAnsi="Cambria" w:eastAsia="Times New Roman" w:cs="Times New Roman"/>
          <w:sz w:val="24"/>
          <w:szCs w:val="24"/>
          <w:lang w:eastAsia="en-IN"/>
        </w:rPr>
        <w:t xml:space="preserve"> </w:t>
      </w:r>
      <w:r w:rsidRPr="03ADBAC0" w:rsidR="6E151B9E">
        <w:rPr>
          <w:rFonts w:ascii="Cambria" w:hAnsi="Cambria" w:eastAsia="Times New Roman" w:cs="Times New Roman"/>
          <w:sz w:val="24"/>
          <w:szCs w:val="24"/>
          <w:lang w:eastAsia="en-IN"/>
        </w:rPr>
        <w:t>User can check the case sensitive to make the response as case sensitive</w:t>
      </w:r>
      <w:r w:rsidRPr="03ADBAC0" w:rsidR="6E151B9E">
        <w:rPr>
          <w:rFonts w:ascii="Cambria" w:hAnsi="Cambria" w:eastAsia="Times New Roman" w:cs="Times New Roman"/>
          <w:sz w:val="24"/>
          <w:szCs w:val="24"/>
          <w:lang w:eastAsia="en-IN"/>
        </w:rPr>
        <w:t>.</w:t>
      </w:r>
    </w:p>
    <w:p w:rsidR="008A545A" w:rsidP="03ADBAC0" w:rsidRDefault="00807F71" w14:paraId="54E8EBB9" w14:textId="4DE42969">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52FE834E">
        <w:rPr>
          <w:rFonts w:ascii="Cambria" w:hAnsi="Cambria" w:eastAsia="Times New Roman" w:cs="Times New Roman"/>
          <w:sz w:val="24"/>
          <w:szCs w:val="24"/>
          <w:lang w:eastAsia="en-IN"/>
        </w:rPr>
        <w:t xml:space="preserve"> For Drop-down, </w:t>
      </w:r>
      <w:r w:rsidRPr="03ADBAC0" w:rsidR="52FE834E">
        <w:rPr>
          <w:rFonts w:ascii="Cambria" w:hAnsi="Cambria" w:eastAsia="Times New Roman" w:cs="Times New Roman"/>
          <w:sz w:val="24"/>
          <w:szCs w:val="24"/>
          <w:lang w:eastAsia="en-IN"/>
        </w:rPr>
        <w:t>User can add the drop-down options by clicking the add button</w:t>
      </w:r>
      <w:r w:rsidRPr="03ADBAC0" w:rsidR="52FE834E">
        <w:rPr>
          <w:rFonts w:ascii="Cambria" w:hAnsi="Cambria" w:eastAsia="Times New Roman" w:cs="Times New Roman"/>
          <w:sz w:val="24"/>
          <w:szCs w:val="24"/>
          <w:lang w:eastAsia="en-IN"/>
        </w:rPr>
        <w:t>.</w:t>
      </w:r>
    </w:p>
    <w:p w:rsidR="00807F71" w:rsidP="03ADBAC0" w:rsidRDefault="00807F71" w14:paraId="45D66B6E" w14:textId="0A907537">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52FE834E">
        <w:rPr>
          <w:rFonts w:ascii="Cambria" w:hAnsi="Cambria" w:eastAsia="Times New Roman" w:cs="Times New Roman"/>
          <w:sz w:val="24"/>
          <w:szCs w:val="24"/>
          <w:lang w:eastAsia="en-IN"/>
        </w:rPr>
        <w:t xml:space="preserve">For Drop-down, </w:t>
      </w:r>
      <w:r w:rsidRPr="03ADBAC0" w:rsidR="52FE834E">
        <w:rPr>
          <w:rFonts w:ascii="Cambria" w:hAnsi="Cambria" w:eastAsia="Times New Roman" w:cs="Times New Roman"/>
          <w:sz w:val="24"/>
          <w:szCs w:val="24"/>
          <w:lang w:eastAsia="en-IN"/>
        </w:rPr>
        <w:t>User can swap the drop-down options using swap button</w:t>
      </w:r>
      <w:r w:rsidRPr="03ADBAC0" w:rsidR="52FE834E">
        <w:rPr>
          <w:rFonts w:ascii="Cambria" w:hAnsi="Cambria" w:eastAsia="Times New Roman" w:cs="Times New Roman"/>
          <w:sz w:val="24"/>
          <w:szCs w:val="24"/>
          <w:lang w:eastAsia="en-IN"/>
        </w:rPr>
        <w:t>.</w:t>
      </w:r>
    </w:p>
    <w:p w:rsidR="00807F71" w:rsidP="03ADBAC0" w:rsidRDefault="00807F71" w14:paraId="518204F9" w14:textId="0AA0C8D5">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52FE834E">
        <w:rPr>
          <w:rFonts w:ascii="Cambria" w:hAnsi="Cambria" w:eastAsia="Times New Roman" w:cs="Times New Roman"/>
          <w:sz w:val="24"/>
          <w:szCs w:val="24"/>
          <w:lang w:eastAsia="en-IN"/>
        </w:rPr>
        <w:t xml:space="preserve">For Drop-down, </w:t>
      </w:r>
      <w:r w:rsidRPr="03ADBAC0" w:rsidR="52FE834E">
        <w:rPr>
          <w:rFonts w:ascii="Cambria" w:hAnsi="Cambria" w:eastAsia="Times New Roman" w:cs="Times New Roman"/>
          <w:sz w:val="24"/>
          <w:szCs w:val="24"/>
          <w:lang w:eastAsia="en-IN"/>
        </w:rPr>
        <w:t>User can remove the drop-down options using remove button</w:t>
      </w:r>
      <w:r w:rsidRPr="03ADBAC0" w:rsidR="52FE834E">
        <w:rPr>
          <w:rFonts w:ascii="Cambria" w:hAnsi="Cambria" w:eastAsia="Times New Roman" w:cs="Times New Roman"/>
          <w:sz w:val="24"/>
          <w:szCs w:val="24"/>
          <w:lang w:eastAsia="en-IN"/>
        </w:rPr>
        <w:t>.</w:t>
      </w:r>
    </w:p>
    <w:p w:rsidR="00807F71" w:rsidP="03ADBAC0" w:rsidRDefault="00807F71" w14:paraId="5B1998C3" w14:textId="6FA2028E">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52FE834E">
        <w:rPr>
          <w:rFonts w:ascii="Cambria" w:hAnsi="Cambria" w:eastAsia="Times New Roman" w:cs="Times New Roman"/>
          <w:sz w:val="24"/>
          <w:szCs w:val="24"/>
          <w:lang w:eastAsia="en-IN"/>
        </w:rPr>
        <w:t xml:space="preserve">For Drop-down, </w:t>
      </w:r>
      <w:r w:rsidRPr="03ADBAC0" w:rsidR="52FE834E">
        <w:rPr>
          <w:rFonts w:ascii="Cambria" w:hAnsi="Cambria" w:eastAsia="Times New Roman" w:cs="Times New Roman"/>
          <w:sz w:val="24"/>
          <w:szCs w:val="24"/>
          <w:lang w:eastAsia="en-IN"/>
        </w:rPr>
        <w:t>User can choose the default values for the response from the drop down</w:t>
      </w:r>
      <w:r w:rsidRPr="03ADBAC0" w:rsidR="52FE834E">
        <w:rPr>
          <w:rFonts w:ascii="Cambria" w:hAnsi="Cambria" w:eastAsia="Times New Roman" w:cs="Times New Roman"/>
          <w:sz w:val="24"/>
          <w:szCs w:val="24"/>
          <w:lang w:eastAsia="en-IN"/>
        </w:rPr>
        <w:t>.</w:t>
      </w:r>
    </w:p>
    <w:p w:rsidRPr="00807F71" w:rsidR="00807F71" w:rsidP="03ADBAC0" w:rsidRDefault="00807F71" w14:paraId="3548FDBE" w14:textId="69C50AB1">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4BDBA238" w:rsidR="52FE834E">
        <w:rPr>
          <w:rFonts w:ascii="Cambria" w:hAnsi="Cambria" w:eastAsia="Times New Roman" w:cs="Times New Roman"/>
          <w:sz w:val="24"/>
          <w:szCs w:val="24"/>
          <w:lang w:eastAsia="en-IN"/>
        </w:rPr>
        <w:t xml:space="preserve"> For both </w:t>
      </w:r>
      <w:r w:rsidRPr="4BDBA238" w:rsidR="52FE834E">
        <w:rPr>
          <w:rFonts w:ascii="Cambria" w:hAnsi="Cambria" w:eastAsia="Times New Roman" w:cs="Times New Roman"/>
          <w:sz w:val="24"/>
          <w:szCs w:val="24"/>
          <w:lang w:eastAsia="en-IN"/>
        </w:rPr>
        <w:t xml:space="preserve">Constructed Response and Drop-down, </w:t>
      </w:r>
      <w:r w:rsidRPr="4BDBA238" w:rsidR="52FE834E">
        <w:rPr>
          <w:rFonts w:ascii="Cambria" w:hAnsi="Cambria" w:eastAsia="Times New Roman" w:cs="Times New Roman"/>
          <w:sz w:val="24"/>
          <w:szCs w:val="24"/>
          <w:lang w:eastAsia="en-IN"/>
        </w:rPr>
        <w:t xml:space="preserve">User </w:t>
      </w:r>
      <w:del w:author="Cherukuri, Rajendra" w:date="2022-01-31T12:41:37.426Z" w:id="23677819">
        <w:r w:rsidRPr="4BDBA238" w:rsidDel="52FE834E">
          <w:rPr>
            <w:rFonts w:ascii="Cambria" w:hAnsi="Cambria" w:eastAsia="Times New Roman" w:cs="Times New Roman"/>
            <w:sz w:val="24"/>
            <w:szCs w:val="24"/>
            <w:lang w:eastAsia="en-IN"/>
          </w:rPr>
          <w:delText>can</w:delText>
        </w:r>
      </w:del>
      <w:ins w:author="Cherukuri, Rajendra" w:date="2022-01-31T12:41:37.426Z" w:id="690737474">
        <w:r w:rsidRPr="4BDBA238" w:rsidR="7F519EF9">
          <w:rPr>
            <w:rFonts w:ascii="Cambria" w:hAnsi="Cambria" w:eastAsia="Times New Roman" w:cs="Times New Roman"/>
            <w:sz w:val="24"/>
            <w:szCs w:val="24"/>
            <w:lang w:eastAsia="en-IN"/>
          </w:rPr>
          <w:t>can be</w:t>
        </w:r>
      </w:ins>
      <w:r w:rsidRPr="4BDBA238" w:rsidR="52FE834E">
        <w:rPr>
          <w:rFonts w:ascii="Cambria" w:hAnsi="Cambria" w:eastAsia="Times New Roman" w:cs="Times New Roman"/>
          <w:sz w:val="24"/>
          <w:szCs w:val="24"/>
          <w:lang w:eastAsia="en-IN"/>
        </w:rPr>
        <w:t xml:space="preserve"> able to add rationale to the response.</w:t>
      </w:r>
    </w:p>
    <w:p w:rsidRPr="00807F71" w:rsidR="1AF39937" w:rsidP="03ADBAC0" w:rsidRDefault="00807F71" w14:paraId="06576DE3" w14:textId="10595F24">
      <w:pPr>
        <w:pStyle w:val="Normal"/>
        <w:numPr>
          <w:ilvl w:val="0"/>
          <w:numId w:val="1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52FE834E">
        <w:rPr>
          <w:rFonts w:ascii="Cambria" w:hAnsi="Cambria" w:eastAsia="Times New Roman" w:cs="Times New Roman"/>
          <w:sz w:val="24"/>
          <w:szCs w:val="24"/>
          <w:lang w:eastAsia="en-IN"/>
        </w:rPr>
        <w:t xml:space="preserve"> For </w:t>
      </w:r>
      <w:r w:rsidRPr="03ADBAC0" w:rsidR="52FE834E">
        <w:rPr>
          <w:rFonts w:ascii="Cambria" w:hAnsi="Cambria" w:eastAsia="Times New Roman" w:cs="Times New Roman"/>
          <w:sz w:val="24"/>
          <w:szCs w:val="24"/>
          <w:lang w:eastAsia="en-IN"/>
        </w:rPr>
        <w:t xml:space="preserve">both </w:t>
      </w:r>
      <w:r w:rsidRPr="03ADBAC0" w:rsidR="52FE834E">
        <w:rPr>
          <w:rFonts w:ascii="Cambria" w:hAnsi="Cambria" w:eastAsia="Times New Roman" w:cs="Times New Roman"/>
          <w:sz w:val="24"/>
          <w:szCs w:val="24"/>
          <w:lang w:eastAsia="en-IN"/>
        </w:rPr>
        <w:t xml:space="preserve">Constructed Response and Drop-down, </w:t>
      </w:r>
      <w:r w:rsidRPr="03ADBAC0" w:rsidR="52FE834E">
        <w:rPr>
          <w:rFonts w:ascii="Cambria" w:hAnsi="Cambria" w:eastAsia="Times New Roman" w:cs="Times New Roman"/>
          <w:sz w:val="24"/>
          <w:szCs w:val="24"/>
          <w:lang w:eastAsia="en-IN"/>
        </w:rPr>
        <w:t>User can remove the response using remove icon.</w:t>
      </w:r>
    </w:p>
    <w:p w:rsidR="6F5BFAFE" w:rsidP="48013E08" w:rsidRDefault="08B4ABA5" w14:paraId="3BDB83E6" w14:textId="5C676FEB">
      <w:pPr>
        <w:spacing w:after="120" w:line="240" w:lineRule="auto"/>
        <w:jc w:val="both"/>
        <w:rPr>
          <w:rFonts w:ascii="Calibri Light" w:hAnsi="Calibri Light" w:eastAsia="Calibri Light" w:cs="Calibri Light"/>
          <w:sz w:val="32"/>
          <w:szCs w:val="32"/>
        </w:rPr>
      </w:pPr>
      <w:r w:rsidRPr="48013E08">
        <w:rPr>
          <w:rFonts w:ascii="Calibri Light" w:hAnsi="Calibri Light" w:eastAsia="Calibri Light" w:cs="Calibri Light"/>
          <w:b/>
          <w:bCs/>
          <w:sz w:val="32"/>
          <w:szCs w:val="32"/>
          <w:u w:val="single"/>
        </w:rPr>
        <w:t>Preview</w:t>
      </w:r>
    </w:p>
    <w:p w:rsidRPr="000E433D" w:rsidR="000E433D" w:rsidP="004E6AA1" w:rsidRDefault="255FC9D2" w14:paraId="07250B90" w14:textId="77777777">
      <w:pPr>
        <w:numPr>
          <w:ilvl w:val="0"/>
          <w:numId w:val="18"/>
        </w:numPr>
        <w:spacing w:after="120" w:line="360" w:lineRule="auto"/>
        <w:textAlignment w:val="baseline"/>
        <w:rPr>
          <w:rFonts w:ascii="Cambria" w:hAnsi="Cambria" w:eastAsia="Times New Roman" w:cs="Times New Roman"/>
          <w:sz w:val="24"/>
          <w:szCs w:val="24"/>
          <w:lang w:val="en-IN" w:eastAsia="en-IN"/>
        </w:rPr>
      </w:pPr>
      <w:r w:rsidRPr="48013E08">
        <w:rPr>
          <w:rFonts w:ascii="Cambria" w:hAnsi="Cambria" w:eastAsia="Times New Roman" w:cs="Times New Roman"/>
          <w:sz w:val="24"/>
          <w:szCs w:val="24"/>
          <w:lang w:eastAsia="en-IN"/>
        </w:rPr>
        <w:t>The User will be able to open the preview, by clicking on the preview button in common header.</w:t>
      </w:r>
      <w:r w:rsidRPr="48013E08">
        <w:rPr>
          <w:rFonts w:ascii="Cambria" w:hAnsi="Cambria" w:eastAsia="Times New Roman" w:cs="Times New Roman"/>
          <w:sz w:val="24"/>
          <w:szCs w:val="24"/>
          <w:lang w:val="en-IN" w:eastAsia="en-IN"/>
        </w:rPr>
        <w:t> </w:t>
      </w:r>
    </w:p>
    <w:p w:rsidR="000E433D" w:rsidP="004E6AA1" w:rsidRDefault="255FC9D2" w14:paraId="33395088" w14:textId="32270A6D">
      <w:pPr>
        <w:numPr>
          <w:ilvl w:val="0"/>
          <w:numId w:val="18"/>
        </w:numPr>
        <w:spacing w:after="120" w:line="360" w:lineRule="auto"/>
        <w:textAlignment w:val="baseline"/>
        <w:rPr>
          <w:rFonts w:ascii="Cambria" w:hAnsi="Cambria" w:eastAsia="Times New Roman" w:cs="Times New Roman"/>
          <w:sz w:val="24"/>
          <w:szCs w:val="24"/>
          <w:lang w:val="en-IN" w:eastAsia="en-IN"/>
        </w:rPr>
      </w:pPr>
      <w:r w:rsidRPr="48013E08">
        <w:rPr>
          <w:rFonts w:ascii="Cambria" w:hAnsi="Cambria" w:eastAsia="Times New Roman" w:cs="Times New Roman"/>
          <w:sz w:val="24"/>
          <w:szCs w:val="24"/>
          <w:lang w:eastAsia="en-IN"/>
        </w:rPr>
        <w:t xml:space="preserve">The Stem content </w:t>
      </w:r>
      <w:r w:rsidRPr="48013E08" w:rsidR="5C048AC6">
        <w:rPr>
          <w:rFonts w:ascii="Cambria" w:hAnsi="Cambria" w:eastAsia="Times New Roman" w:cs="Times New Roman"/>
          <w:sz w:val="24"/>
          <w:szCs w:val="24"/>
          <w:lang w:eastAsia="en-IN"/>
        </w:rPr>
        <w:t>that we created</w:t>
      </w:r>
      <w:r w:rsidRPr="48013E08">
        <w:rPr>
          <w:rFonts w:ascii="Cambria" w:hAnsi="Cambria" w:eastAsia="Times New Roman" w:cs="Times New Roman"/>
          <w:sz w:val="24"/>
          <w:szCs w:val="24"/>
          <w:lang w:eastAsia="en-IN"/>
        </w:rPr>
        <w:t xml:space="preserve"> should be shown in </w:t>
      </w:r>
      <w:r w:rsidRPr="48013E08" w:rsidR="6238B40F">
        <w:rPr>
          <w:rFonts w:ascii="Cambria" w:hAnsi="Cambria" w:eastAsia="Times New Roman" w:cs="Times New Roman"/>
          <w:sz w:val="24"/>
          <w:szCs w:val="24"/>
          <w:lang w:eastAsia="en-IN"/>
        </w:rPr>
        <w:t>CP (Content Portal)</w:t>
      </w:r>
      <w:r w:rsidRPr="48013E08">
        <w:rPr>
          <w:rFonts w:ascii="Cambria" w:hAnsi="Cambria" w:eastAsia="Times New Roman" w:cs="Times New Roman"/>
          <w:sz w:val="24"/>
          <w:szCs w:val="24"/>
          <w:lang w:eastAsia="en-IN"/>
        </w:rPr>
        <w:t xml:space="preserve"> Preview.</w:t>
      </w:r>
      <w:r w:rsidRPr="48013E08">
        <w:rPr>
          <w:rFonts w:ascii="Cambria" w:hAnsi="Cambria" w:eastAsia="Times New Roman" w:cs="Times New Roman"/>
          <w:sz w:val="24"/>
          <w:szCs w:val="24"/>
          <w:lang w:val="en-IN" w:eastAsia="en-IN"/>
        </w:rPr>
        <w:t> </w:t>
      </w:r>
    </w:p>
    <w:p w:rsidRPr="00C70F14" w:rsidR="00C70F14" w:rsidP="004E6AA1" w:rsidRDefault="00C70F14" w14:paraId="3E4C97DB" w14:textId="47A9F6AF">
      <w:pPr>
        <w:numPr>
          <w:ilvl w:val="0"/>
          <w:numId w:val="18"/>
        </w:numPr>
        <w:spacing w:after="120" w:line="360" w:lineRule="auto"/>
        <w:textAlignment w:val="baseline"/>
        <w:rPr>
          <w:rFonts w:ascii="Cambria" w:hAnsi="Cambria" w:eastAsia="Times New Roman" w:cs="Times New Roman"/>
          <w:sz w:val="24"/>
          <w:szCs w:val="24"/>
          <w:lang w:val="en-IN" w:eastAsia="en-IN"/>
        </w:rPr>
      </w:pPr>
      <w:r>
        <w:rPr>
          <w:rFonts w:ascii="Cambria" w:hAnsi="Cambria" w:eastAsia="Times New Roman" w:cs="Times New Roman"/>
          <w:sz w:val="24"/>
          <w:szCs w:val="24"/>
          <w:lang w:val="en-IN" w:eastAsia="en-IN"/>
        </w:rPr>
        <w:t xml:space="preserve">For Constructed Response, </w:t>
      </w:r>
      <w:r w:rsidRPr="00C70F14">
        <w:rPr>
          <w:rFonts w:ascii="Cambria" w:hAnsi="Cambria" w:eastAsia="Times New Roman"/>
          <w:sz w:val="24"/>
          <w:szCs w:val="24"/>
          <w:lang w:eastAsia="en-IN"/>
        </w:rPr>
        <w:t xml:space="preserve">User selected content in stem content </w:t>
      </w:r>
      <w:r w:rsidRPr="00C70F14">
        <w:rPr>
          <w:rFonts w:ascii="Cambria" w:hAnsi="Cambria" w:eastAsia="Times New Roman"/>
          <w:lang w:eastAsia="en-IN"/>
        </w:rPr>
        <w:t xml:space="preserve">area </w:t>
      </w:r>
      <w:r w:rsidRPr="00C70F14">
        <w:rPr>
          <w:rFonts w:ascii="Cambria" w:hAnsi="Cambria" w:eastAsia="Times New Roman"/>
          <w:sz w:val="24"/>
          <w:szCs w:val="24"/>
          <w:lang w:eastAsia="en-IN"/>
        </w:rPr>
        <w:t>and click on “Insert Response” option in content accordion, input box will be generated in CP Preview according to the response type</w:t>
      </w:r>
      <w:r>
        <w:rPr>
          <w:rFonts w:ascii="Cambria" w:hAnsi="Cambria" w:eastAsia="Times New Roman"/>
          <w:sz w:val="24"/>
          <w:szCs w:val="24"/>
          <w:lang w:eastAsia="en-IN"/>
        </w:rPr>
        <w:t>.</w:t>
      </w:r>
    </w:p>
    <w:p w:rsidRPr="00C70F14" w:rsidR="00C70F14" w:rsidP="004E6AA1" w:rsidRDefault="00C70F14" w14:paraId="006EA074" w14:textId="664BCAF2">
      <w:pPr>
        <w:numPr>
          <w:ilvl w:val="0"/>
          <w:numId w:val="18"/>
        </w:numPr>
        <w:spacing w:after="120" w:line="360" w:lineRule="auto"/>
        <w:textAlignment w:val="baseline"/>
        <w:rPr>
          <w:rFonts w:ascii="Cambria" w:hAnsi="Cambria" w:eastAsia="Times New Roman" w:cs="Times New Roman"/>
          <w:sz w:val="24"/>
          <w:szCs w:val="24"/>
          <w:lang w:val="en-IN" w:eastAsia="en-IN"/>
        </w:rPr>
      </w:pPr>
      <w:r>
        <w:rPr>
          <w:rFonts w:ascii="Cambria" w:hAnsi="Cambria" w:eastAsia="Times New Roman"/>
          <w:sz w:val="24"/>
          <w:szCs w:val="24"/>
          <w:lang w:eastAsia="en-IN"/>
        </w:rPr>
        <w:t xml:space="preserve">For Constructed Response, </w:t>
      </w:r>
      <w:r w:rsidRPr="00C70F14">
        <w:rPr>
          <w:rFonts w:ascii="Cambria" w:hAnsi="Cambria" w:eastAsia="Times New Roman" w:cs="Times New Roman"/>
          <w:sz w:val="24"/>
          <w:szCs w:val="24"/>
          <w:lang w:eastAsia="en-IN"/>
        </w:rPr>
        <w:t>If User select case sensitive checkbox in content accordion, CP Preview input box will allow only exact match with case sensitivity</w:t>
      </w:r>
      <w:r>
        <w:rPr>
          <w:rFonts w:ascii="Cambria" w:hAnsi="Cambria" w:eastAsia="Times New Roman" w:cs="Times New Roman"/>
          <w:sz w:val="24"/>
          <w:szCs w:val="24"/>
          <w:lang w:eastAsia="en-IN"/>
        </w:rPr>
        <w:t>.</w:t>
      </w:r>
    </w:p>
    <w:p w:rsidRPr="00C70F14" w:rsidR="00C70F14" w:rsidP="004E6AA1" w:rsidRDefault="00C70F14" w14:paraId="5A115737" w14:textId="0F0C27E0">
      <w:pPr>
        <w:numPr>
          <w:ilvl w:val="0"/>
          <w:numId w:val="18"/>
        </w:numPr>
        <w:spacing w:after="120" w:line="360" w:lineRule="auto"/>
        <w:textAlignment w:val="baseline"/>
        <w:rPr>
          <w:rFonts w:ascii="Cambria" w:hAnsi="Cambria" w:eastAsia="Times New Roman" w:cs="Times New Roman"/>
          <w:sz w:val="24"/>
          <w:szCs w:val="24"/>
          <w:lang w:val="en-IN" w:eastAsia="en-IN"/>
        </w:rPr>
      </w:pPr>
      <w:r>
        <w:rPr>
          <w:rFonts w:ascii="Cambria" w:hAnsi="Cambria" w:eastAsia="Times New Roman" w:cs="Times New Roman"/>
          <w:sz w:val="24"/>
          <w:szCs w:val="24"/>
          <w:lang w:eastAsia="en-IN"/>
        </w:rPr>
        <w:t xml:space="preserve">For Constructed Response item, </w:t>
      </w:r>
      <w:r w:rsidRPr="00C70F14">
        <w:rPr>
          <w:rFonts w:ascii="Cambria" w:hAnsi="Cambria" w:eastAsia="Times New Roman" w:cs="Times New Roman"/>
          <w:sz w:val="24"/>
          <w:szCs w:val="24"/>
          <w:lang w:eastAsia="en-IN"/>
        </w:rPr>
        <w:t>In CP Preview user can be able to enter the response content in response box/input box</w:t>
      </w:r>
      <w:r>
        <w:rPr>
          <w:rFonts w:ascii="Cambria" w:hAnsi="Cambria" w:eastAsia="Times New Roman" w:cs="Times New Roman"/>
          <w:sz w:val="24"/>
          <w:szCs w:val="24"/>
          <w:lang w:eastAsia="en-IN"/>
        </w:rPr>
        <w:t>.</w:t>
      </w:r>
    </w:p>
    <w:p w:rsidRPr="00C70F14" w:rsidR="00C70F14" w:rsidP="004E6AA1" w:rsidRDefault="00C70F14" w14:paraId="553AED15" w14:textId="29EB9D2D">
      <w:pPr>
        <w:numPr>
          <w:ilvl w:val="0"/>
          <w:numId w:val="18"/>
        </w:numPr>
        <w:spacing w:after="120" w:line="360" w:lineRule="auto"/>
        <w:textAlignment w:val="baseline"/>
        <w:rPr>
          <w:rStyle w:val="normaltextrun"/>
          <w:rFonts w:ascii="Cambria" w:hAnsi="Cambria" w:eastAsia="Times New Roman" w:cs="Times New Roman"/>
          <w:sz w:val="24"/>
          <w:szCs w:val="24"/>
          <w:lang w:val="en-IN" w:eastAsia="en-IN"/>
        </w:rPr>
      </w:pPr>
      <w:r w:rsidRPr="00C70F14">
        <w:rPr>
          <w:rFonts w:ascii="Cambria" w:hAnsi="Cambria" w:eastAsia="Times New Roman" w:cs="Times New Roman"/>
          <w:sz w:val="24"/>
          <w:szCs w:val="24"/>
          <w:lang w:eastAsia="en-IN"/>
        </w:rPr>
        <w:lastRenderedPageBreak/>
        <w:t>For Constructed Response, input box can allow maximum characters up to max characters value given in Response.</w:t>
      </w:r>
    </w:p>
    <w:p w:rsidRPr="00807F71" w:rsidR="00807F71" w:rsidP="004E6AA1" w:rsidRDefault="00807F71" w14:paraId="47822AF2" w14:textId="4EC762AD">
      <w:pPr>
        <w:numPr>
          <w:ilvl w:val="0"/>
          <w:numId w:val="18"/>
        </w:numPr>
        <w:spacing w:after="120" w:line="360" w:lineRule="auto"/>
        <w:textAlignment w:val="baseline"/>
        <w:rPr>
          <w:rFonts w:ascii="Cambria" w:hAnsi="Cambria" w:eastAsia="Times New Roman" w:cs="Times New Roman"/>
          <w:sz w:val="24"/>
          <w:szCs w:val="24"/>
          <w:lang w:val="en-IN" w:eastAsia="en-IN"/>
        </w:rPr>
      </w:pPr>
      <w:r>
        <w:rPr>
          <w:rStyle w:val="normaltextrun"/>
          <w:rFonts w:ascii="Cambria" w:hAnsi="Cambria"/>
          <w:sz w:val="24"/>
          <w:szCs w:val="24"/>
        </w:rPr>
        <w:t xml:space="preserve">For Drop-down </w:t>
      </w:r>
      <w:r w:rsidRPr="00807F71">
        <w:rPr>
          <w:rStyle w:val="normaltextrun"/>
          <w:rFonts w:ascii="Cambria" w:hAnsi="Cambria"/>
          <w:sz w:val="24"/>
          <w:szCs w:val="24"/>
        </w:rPr>
        <w:t>If User selected content in stem content area and click on “Insert Response” option in content accordion, drop down box will be generated in CP Preview</w:t>
      </w:r>
      <w:r w:rsidRPr="48013E08" w:rsidR="255FC9D2">
        <w:rPr>
          <w:rFonts w:ascii="Cambria" w:hAnsi="Cambria" w:eastAsia="Times New Roman" w:cs="Times New Roman"/>
          <w:sz w:val="24"/>
          <w:szCs w:val="24"/>
          <w:lang w:eastAsia="en-IN"/>
        </w:rPr>
        <w:t>.</w:t>
      </w:r>
      <w:r w:rsidRPr="48013E08" w:rsidR="255FC9D2">
        <w:rPr>
          <w:rFonts w:ascii="Cambria" w:hAnsi="Cambria" w:eastAsia="Times New Roman" w:cs="Times New Roman"/>
          <w:sz w:val="24"/>
          <w:szCs w:val="24"/>
          <w:lang w:val="en-IN" w:eastAsia="en-IN"/>
        </w:rPr>
        <w:t> </w:t>
      </w:r>
    </w:p>
    <w:p w:rsidRPr="00807F71" w:rsidR="00807F71" w:rsidP="004E6AA1" w:rsidRDefault="00807F71" w14:paraId="1C03D319" w14:textId="08253511">
      <w:pPr>
        <w:numPr>
          <w:ilvl w:val="0"/>
          <w:numId w:val="18"/>
        </w:numPr>
        <w:spacing w:after="120" w:line="360" w:lineRule="auto"/>
        <w:textAlignment w:val="baseline"/>
        <w:rPr>
          <w:rFonts w:ascii="Cambria" w:hAnsi="Cambria" w:eastAsia="Times New Roman" w:cs="Times New Roman"/>
          <w:sz w:val="24"/>
          <w:szCs w:val="24"/>
          <w:lang w:val="en-IN" w:eastAsia="en-IN"/>
        </w:rPr>
      </w:pPr>
      <w:r>
        <w:rPr>
          <w:rFonts w:ascii="Cambria" w:hAnsi="Cambria" w:eastAsia="Times New Roman" w:cs="Times New Roman"/>
          <w:sz w:val="24"/>
          <w:szCs w:val="24"/>
          <w:lang w:val="en-IN" w:eastAsia="en-IN"/>
        </w:rPr>
        <w:t xml:space="preserve">For Drop-down </w:t>
      </w:r>
      <w:r w:rsidRPr="00807F71">
        <w:rPr>
          <w:rFonts w:ascii="Cambria" w:hAnsi="Cambria" w:eastAsia="Times New Roman" w:cs="Times New Roman"/>
          <w:sz w:val="24"/>
          <w:szCs w:val="24"/>
          <w:lang w:eastAsia="en-IN"/>
        </w:rPr>
        <w:t>Default value for drop down box in CP Preview is taken from Response</w:t>
      </w:r>
      <w:r>
        <w:rPr>
          <w:rFonts w:ascii="Cambria" w:hAnsi="Cambria" w:eastAsia="Times New Roman" w:cs="Times New Roman"/>
          <w:sz w:val="24"/>
          <w:szCs w:val="24"/>
          <w:lang w:eastAsia="en-IN"/>
        </w:rPr>
        <w:t>.</w:t>
      </w:r>
    </w:p>
    <w:p w:rsidRPr="00807F71" w:rsidR="00807F71" w:rsidP="004E6AA1" w:rsidRDefault="00807F71" w14:paraId="16717484" w14:textId="06B65CC5">
      <w:pPr>
        <w:numPr>
          <w:ilvl w:val="0"/>
          <w:numId w:val="18"/>
        </w:numPr>
        <w:spacing w:after="120" w:line="360" w:lineRule="auto"/>
        <w:textAlignment w:val="baseline"/>
        <w:rPr>
          <w:rFonts w:ascii="Cambria" w:hAnsi="Cambria" w:eastAsia="Times New Roman" w:cs="Times New Roman"/>
          <w:sz w:val="24"/>
          <w:szCs w:val="24"/>
          <w:lang w:val="en-IN" w:eastAsia="en-IN"/>
        </w:rPr>
      </w:pPr>
      <w:r>
        <w:rPr>
          <w:rFonts w:ascii="Cambria" w:hAnsi="Cambria" w:eastAsia="Times New Roman" w:cs="Times New Roman"/>
          <w:sz w:val="24"/>
          <w:szCs w:val="24"/>
          <w:lang w:eastAsia="en-IN"/>
        </w:rPr>
        <w:t xml:space="preserve">In Drop-down item </w:t>
      </w:r>
      <w:r w:rsidRPr="00807F71">
        <w:rPr>
          <w:rFonts w:ascii="Cambria" w:hAnsi="Cambria" w:eastAsia="Times New Roman" w:cs="Times New Roman"/>
          <w:sz w:val="24"/>
          <w:szCs w:val="24"/>
          <w:lang w:eastAsia="en-IN"/>
        </w:rPr>
        <w:t>User can show multiple drop-down values by adding dropdown options in Response</w:t>
      </w:r>
      <w:r>
        <w:rPr>
          <w:rFonts w:ascii="Cambria" w:hAnsi="Cambria" w:eastAsia="Times New Roman" w:cs="Times New Roman"/>
          <w:sz w:val="24"/>
          <w:szCs w:val="24"/>
          <w:lang w:eastAsia="en-IN"/>
        </w:rPr>
        <w:t>.</w:t>
      </w:r>
    </w:p>
    <w:p w:rsidRPr="00C70F14" w:rsidR="00807F71" w:rsidP="004E6AA1" w:rsidRDefault="00807F71" w14:paraId="0A42E935" w14:textId="1FC34327">
      <w:pPr>
        <w:numPr>
          <w:ilvl w:val="0"/>
          <w:numId w:val="18"/>
        </w:numPr>
        <w:spacing w:after="120" w:line="360" w:lineRule="auto"/>
        <w:textAlignment w:val="baseline"/>
        <w:rPr>
          <w:rFonts w:ascii="Cambria" w:hAnsi="Cambria" w:eastAsia="Times New Roman" w:cs="Times New Roman"/>
          <w:sz w:val="24"/>
          <w:szCs w:val="24"/>
          <w:lang w:val="en-IN" w:eastAsia="en-IN"/>
        </w:rPr>
      </w:pPr>
      <w:r>
        <w:rPr>
          <w:rFonts w:ascii="Cambria" w:hAnsi="Cambria" w:eastAsia="Times New Roman" w:cs="Times New Roman"/>
          <w:sz w:val="24"/>
          <w:szCs w:val="24"/>
          <w:lang w:val="en-IN" w:eastAsia="en-IN"/>
        </w:rPr>
        <w:t xml:space="preserve">For Drop-down item, </w:t>
      </w:r>
      <w:r w:rsidRPr="00807F71">
        <w:rPr>
          <w:rFonts w:ascii="Cambria" w:hAnsi="Cambria" w:eastAsia="Times New Roman" w:cs="Times New Roman"/>
          <w:sz w:val="24"/>
          <w:szCs w:val="24"/>
          <w:lang w:eastAsia="en-IN"/>
        </w:rPr>
        <w:t>In CP Preview user can be able to select the response content in response box/drop down box</w:t>
      </w:r>
      <w:r w:rsidR="00C70F14">
        <w:rPr>
          <w:rFonts w:ascii="Cambria" w:hAnsi="Cambria" w:eastAsia="Times New Roman" w:cs="Times New Roman"/>
          <w:sz w:val="24"/>
          <w:szCs w:val="24"/>
          <w:lang w:eastAsia="en-IN"/>
        </w:rPr>
        <w:t>.</w:t>
      </w:r>
    </w:p>
    <w:p w:rsidRPr="000E433D" w:rsidR="00C70F14" w:rsidP="004E6AA1" w:rsidRDefault="00C70F14" w14:paraId="212190F8" w14:textId="6E683135">
      <w:pPr>
        <w:numPr>
          <w:ilvl w:val="0"/>
          <w:numId w:val="18"/>
        </w:numPr>
        <w:spacing w:after="120" w:line="360" w:lineRule="auto"/>
        <w:textAlignment w:val="baseline"/>
        <w:rPr>
          <w:rFonts w:ascii="Cambria" w:hAnsi="Cambria" w:eastAsia="Times New Roman" w:cs="Times New Roman"/>
          <w:sz w:val="24"/>
          <w:szCs w:val="24"/>
          <w:lang w:val="en-IN" w:eastAsia="en-IN"/>
        </w:rPr>
      </w:pPr>
      <w:r w:rsidRPr="03ADBAC0" w:rsidR="3D03A7CC">
        <w:rPr>
          <w:rFonts w:ascii="Cambria" w:hAnsi="Cambria" w:eastAsia="Times New Roman" w:cs="Times New Roman"/>
          <w:sz w:val="24"/>
          <w:szCs w:val="24"/>
          <w:lang w:eastAsia="en-IN"/>
        </w:rPr>
        <w:t xml:space="preserve">For both Constructed Response and Drop-down, </w:t>
      </w:r>
      <w:proofErr w:type="gramStart"/>
      <w:r w:rsidRPr="03ADBAC0" w:rsidR="3D03A7CC">
        <w:rPr>
          <w:rFonts w:ascii="Cambria" w:hAnsi="Cambria" w:eastAsia="Times New Roman" w:cs="Times New Roman"/>
          <w:sz w:val="24"/>
          <w:szCs w:val="24"/>
          <w:lang w:eastAsia="en-IN"/>
        </w:rPr>
        <w:t>In</w:t>
      </w:r>
      <w:proofErr w:type="gramEnd"/>
      <w:r w:rsidRPr="03ADBAC0" w:rsidR="3D03A7CC">
        <w:rPr>
          <w:rFonts w:ascii="Cambria" w:hAnsi="Cambria" w:eastAsia="Times New Roman" w:cs="Times New Roman"/>
          <w:sz w:val="24"/>
          <w:szCs w:val="24"/>
          <w:lang w:eastAsia="en-IN"/>
        </w:rPr>
        <w:t xml:space="preserve"> preview when user click on the display correct response checkbox the correct response will be displayed</w:t>
      </w:r>
      <w:r w:rsidRPr="03ADBAC0" w:rsidR="2D5302C8">
        <w:rPr>
          <w:rFonts w:ascii="Cambria" w:hAnsi="Cambria" w:eastAsia="Times New Roman" w:cs="Times New Roman"/>
          <w:sz w:val="24"/>
          <w:szCs w:val="24"/>
          <w:lang w:eastAsia="en-IN"/>
        </w:rPr>
        <w:t>.</w:t>
      </w:r>
    </w:p>
    <w:p w:rsidR="3AAC950F" w:rsidP="03ADBAC0" w:rsidRDefault="3AAC950F" w14:paraId="65F63ECD" w14:textId="6E5F6AB7">
      <w:pPr>
        <w:spacing w:after="120" w:line="240" w:lineRule="auto"/>
        <w:jc w:val="both"/>
        <w:rPr>
          <w:rFonts w:ascii="Calibri Light" w:hAnsi="Calibri Light" w:eastAsia="Calibri Light" w:cs="Calibri Light"/>
          <w:sz w:val="32"/>
          <w:szCs w:val="32"/>
        </w:rPr>
      </w:pPr>
      <w:r w:rsidRPr="03ADBAC0" w:rsidR="3AAC950F">
        <w:rPr>
          <w:rFonts w:ascii="Calibri Light" w:hAnsi="Calibri Light" w:eastAsia="Calibri Light" w:cs="Calibri Light"/>
          <w:b w:val="1"/>
          <w:bCs w:val="1"/>
          <w:sz w:val="32"/>
          <w:szCs w:val="32"/>
          <w:u w:val="single"/>
        </w:rPr>
        <w:t>Scoring</w:t>
      </w:r>
    </w:p>
    <w:p w:rsidRPr="00F742E5" w:rsidR="00AA060B" w:rsidP="03ADBAC0" w:rsidRDefault="7FC81C99" w14:paraId="2FAF6D66" w14:textId="7CAA224F">
      <w:pPr>
        <w:pStyle w:val="Normal"/>
        <w:numPr>
          <w:ilvl w:val="0"/>
          <w:numId w:val="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71415F97">
        <w:rPr>
          <w:rFonts w:ascii="Cambria" w:hAnsi="Cambria" w:eastAsia="Times New Roman" w:cs="Times New Roman"/>
          <w:sz w:val="24"/>
          <w:szCs w:val="24"/>
          <w:lang w:eastAsia="en-IN"/>
        </w:rPr>
        <w:t>User can set the scores in scoring accordion. </w:t>
      </w:r>
    </w:p>
    <w:p w:rsidRPr="00DD22C4" w:rsidR="00DD22C4" w:rsidP="03ADBAC0" w:rsidRDefault="00DD22C4" w14:paraId="70F9D132" w14:textId="047E4268">
      <w:pPr>
        <w:pStyle w:val="Normal"/>
        <w:numPr>
          <w:ilvl w:val="0"/>
          <w:numId w:val="7"/>
        </w:numPr>
        <w:bidi w:val="0"/>
        <w:spacing w:before="0" w:beforeAutospacing="off" w:after="120" w:afterAutospacing="off" w:line="360" w:lineRule="auto"/>
        <w:ind w:left="1080" w:right="0" w:hanging="360"/>
        <w:jc w:val="left"/>
        <w:rPr>
          <w:rStyle w:val="normaltextrun"/>
          <w:rFonts w:ascii="Cambria" w:hAnsi="Cambria" w:eastAsia="Cambria" w:cs="Cambria"/>
          <w:color w:val="000000" w:themeColor="text1" w:themeTint="FF" w:themeShade="FF"/>
          <w:sz w:val="24"/>
          <w:szCs w:val="24"/>
        </w:rPr>
      </w:pPr>
      <w:r w:rsidRPr="4BDBA238" w:rsidR="1270D089">
        <w:rPr>
          <w:rFonts w:ascii="Cambria" w:hAnsi="Cambria" w:eastAsia="Times New Roman" w:cs="Times New Roman"/>
          <w:sz w:val="24"/>
          <w:szCs w:val="24"/>
          <w:lang w:eastAsia="en-IN"/>
        </w:rPr>
        <w:t xml:space="preserve">The scoring methods for Constructed Response </w:t>
      </w:r>
      <w:del w:author="Cherukuri, Rajendra" w:date="2022-01-31T12:41:42.396Z" w:id="1665657777">
        <w:r w:rsidRPr="4BDBA238" w:rsidDel="1270D089">
          <w:rPr>
            <w:rFonts w:ascii="Cambria" w:hAnsi="Cambria" w:eastAsia="Times New Roman" w:cs="Times New Roman"/>
            <w:sz w:val="24"/>
            <w:szCs w:val="24"/>
            <w:lang w:eastAsia="en-IN"/>
          </w:rPr>
          <w:delText>item</w:delText>
        </w:r>
      </w:del>
      <w:ins w:author="Cherukuri, Rajendra" w:date="2022-01-31T12:41:42.397Z" w:id="1526073618">
        <w:r w:rsidRPr="4BDBA238" w:rsidR="7E31CF15">
          <w:rPr>
            <w:rFonts w:ascii="Cambria" w:hAnsi="Cambria" w:eastAsia="Times New Roman" w:cs="Times New Roman"/>
            <w:sz w:val="24"/>
            <w:szCs w:val="24"/>
            <w:lang w:eastAsia="en-IN"/>
          </w:rPr>
          <w:t>items</w:t>
        </w:r>
      </w:ins>
      <w:r w:rsidRPr="4BDBA238" w:rsidR="1270D089">
        <w:rPr>
          <w:rFonts w:ascii="Cambria" w:hAnsi="Cambria" w:eastAsia="Times New Roman" w:cs="Times New Roman"/>
          <w:sz w:val="24"/>
          <w:szCs w:val="24"/>
          <w:lang w:eastAsia="en-IN"/>
        </w:rPr>
        <w:t xml:space="preserve"> are Partial Credit, Correct Only and No Scoring Needed.</w:t>
      </w:r>
    </w:p>
    <w:p w:rsidRPr="00DD22C4" w:rsidR="00DD22C4" w:rsidP="03ADBAC0" w:rsidRDefault="00DD22C4" w14:paraId="2900D862" w14:textId="72AB019E">
      <w:pPr>
        <w:pStyle w:val="Normal"/>
        <w:numPr>
          <w:ilvl w:val="0"/>
          <w:numId w:val="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rPr>
      </w:pPr>
      <w:r w:rsidRPr="03ADBAC0" w:rsidR="1270D089">
        <w:rPr>
          <w:rFonts w:ascii="Cambria" w:hAnsi="Cambria" w:eastAsia="Times New Roman" w:cs="Times New Roman"/>
          <w:sz w:val="24"/>
          <w:szCs w:val="24"/>
          <w:lang w:eastAsia="en-IN"/>
        </w:rPr>
        <w:t xml:space="preserve">The scoring </w:t>
      </w:r>
      <w:r w:rsidRPr="03ADBAC0" w:rsidR="1270D089">
        <w:rPr>
          <w:rFonts w:ascii="Cambria" w:hAnsi="Cambria" w:eastAsia="Times New Roman" w:cs="Times New Roman"/>
          <w:sz w:val="24"/>
          <w:szCs w:val="24"/>
          <w:lang w:eastAsia="en-IN"/>
        </w:rPr>
        <w:t>methods for </w:t>
      </w:r>
      <w:r w:rsidRPr="03ADBAC0" w:rsidR="1270D089">
        <w:rPr>
          <w:rFonts w:ascii="Cambria" w:hAnsi="Cambria" w:eastAsia="Times New Roman" w:cs="Times New Roman"/>
          <w:sz w:val="24"/>
          <w:szCs w:val="24"/>
          <w:lang w:eastAsia="en-IN"/>
        </w:rPr>
        <w:t>Drop-down item</w:t>
      </w:r>
      <w:r w:rsidRPr="03ADBAC0" w:rsidR="1270D089">
        <w:rPr>
          <w:rFonts w:ascii="Cambria" w:hAnsi="Cambria" w:eastAsia="Times New Roman" w:cs="Times New Roman"/>
          <w:sz w:val="24"/>
          <w:szCs w:val="24"/>
          <w:lang w:eastAsia="en-IN"/>
        </w:rPr>
        <w:t xml:space="preserve"> are</w:t>
      </w:r>
      <w:r w:rsidRPr="03ADBAC0" w:rsidR="1270D089">
        <w:rPr>
          <w:rFonts w:ascii="Cambria" w:hAnsi="Cambria" w:eastAsia="Times New Roman" w:cs="Times New Roman"/>
          <w:sz w:val="24"/>
          <w:szCs w:val="24"/>
          <w:lang w:eastAsia="en-IN"/>
        </w:rPr>
        <w:t xml:space="preserve"> </w:t>
      </w:r>
      <w:r w:rsidRPr="03ADBAC0" w:rsidR="1270D089">
        <w:rPr>
          <w:rFonts w:ascii="Cambria" w:hAnsi="Cambria" w:eastAsia="Times New Roman" w:cs="Times New Roman"/>
          <w:sz w:val="24"/>
          <w:szCs w:val="24"/>
          <w:lang w:eastAsia="en-IN"/>
        </w:rPr>
        <w:t xml:space="preserve">Partial credit, </w:t>
      </w:r>
      <w:proofErr w:type="gramStart"/>
      <w:r w:rsidRPr="03ADBAC0" w:rsidR="1270D089">
        <w:rPr>
          <w:rFonts w:ascii="Cambria" w:hAnsi="Cambria" w:eastAsia="Times New Roman" w:cs="Times New Roman"/>
          <w:sz w:val="24"/>
          <w:szCs w:val="24"/>
          <w:lang w:eastAsia="en-IN"/>
        </w:rPr>
        <w:t>No</w:t>
      </w:r>
      <w:proofErr w:type="gramEnd"/>
      <w:r w:rsidRPr="03ADBAC0" w:rsidR="1270D089">
        <w:rPr>
          <w:rFonts w:ascii="Cambria" w:hAnsi="Cambria" w:eastAsia="Times New Roman" w:cs="Times New Roman"/>
          <w:sz w:val="24"/>
          <w:szCs w:val="24"/>
          <w:lang w:eastAsia="en-IN"/>
        </w:rPr>
        <w:t xml:space="preserve"> scoring needed and Correct Only</w:t>
      </w:r>
      <w:r w:rsidRPr="03ADBAC0" w:rsidR="1270D089">
        <w:rPr>
          <w:rFonts w:ascii="Cambria" w:hAnsi="Cambria" w:eastAsia="Times New Roman" w:cs="Times New Roman"/>
          <w:sz w:val="24"/>
          <w:szCs w:val="24"/>
          <w:lang w:eastAsia="en-IN"/>
        </w:rPr>
        <w:t>.</w:t>
      </w:r>
    </w:p>
    <w:p w:rsidR="717AEF05" w:rsidP="03ADBAC0" w:rsidRDefault="717AEF05" w14:paraId="3B481E42" w14:textId="616B8307">
      <w:pPr>
        <w:pStyle w:val="Normal"/>
        <w:numPr>
          <w:ilvl w:val="0"/>
          <w:numId w:val="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proofErr w:type="gramStart"/>
      <w:r w:rsidRPr="03ADBAC0" w:rsidR="56623D5F">
        <w:rPr>
          <w:rFonts w:ascii="Cambria" w:hAnsi="Cambria" w:eastAsia="Cambria" w:cs="Cambria"/>
          <w:sz w:val="24"/>
          <w:szCs w:val="24"/>
          <w:lang w:eastAsia="en-IN"/>
        </w:rPr>
        <w:t>User</w:t>
      </w:r>
      <w:proofErr w:type="gramEnd"/>
      <w:r w:rsidRPr="03ADBAC0" w:rsidR="56623D5F">
        <w:rPr>
          <w:rFonts w:ascii="Cambria" w:hAnsi="Cambria" w:eastAsia="Cambria" w:cs="Cambria"/>
          <w:sz w:val="24"/>
          <w:szCs w:val="24"/>
          <w:lang w:eastAsia="en-IN"/>
        </w:rPr>
        <w:t xml:space="preserve"> will be able to choose the scoring method from the drop-down menu.</w:t>
      </w:r>
    </w:p>
    <w:p w:rsidRPr="00F742E5" w:rsidR="0022042F" w:rsidP="03ADBAC0" w:rsidRDefault="62929617" w14:paraId="36A1C68F" w14:textId="03A658C3">
      <w:pPr>
        <w:pStyle w:val="Normal"/>
        <w:numPr>
          <w:ilvl w:val="0"/>
          <w:numId w:val="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1B7628E4">
        <w:rPr>
          <w:rFonts w:ascii="Cambria" w:hAnsi="Cambria" w:eastAsia="Times New Roman" w:cs="Times New Roman"/>
          <w:sz w:val="24"/>
          <w:szCs w:val="24"/>
          <w:lang w:eastAsia="en-IN"/>
        </w:rPr>
        <w:t>When a user selected no scor</w:t>
      </w:r>
      <w:r w:rsidRPr="03ADBAC0" w:rsidR="11D89404">
        <w:rPr>
          <w:rFonts w:ascii="Cambria" w:hAnsi="Cambria" w:eastAsia="Times New Roman" w:cs="Times New Roman"/>
          <w:sz w:val="24"/>
          <w:szCs w:val="24"/>
          <w:lang w:eastAsia="en-IN"/>
        </w:rPr>
        <w:t>ing</w:t>
      </w:r>
      <w:r w:rsidRPr="03ADBAC0" w:rsidR="1B7628E4">
        <w:rPr>
          <w:rFonts w:ascii="Cambria" w:hAnsi="Cambria" w:eastAsia="Times New Roman" w:cs="Times New Roman"/>
          <w:sz w:val="24"/>
          <w:szCs w:val="24"/>
          <w:lang w:eastAsia="en-IN"/>
        </w:rPr>
        <w:t xml:space="preserve"> needed as scoring method</w:t>
      </w:r>
      <w:r w:rsidRPr="03ADBAC0" w:rsidR="07DE9321">
        <w:rPr>
          <w:rFonts w:ascii="Cambria" w:hAnsi="Cambria" w:eastAsia="Times New Roman" w:cs="Times New Roman"/>
          <w:sz w:val="24"/>
          <w:szCs w:val="24"/>
          <w:lang w:eastAsia="en-IN"/>
        </w:rPr>
        <w:t>s</w:t>
      </w:r>
      <w:r w:rsidRPr="03ADBAC0" w:rsidR="1B7628E4">
        <w:rPr>
          <w:rFonts w:ascii="Cambria" w:hAnsi="Cambria" w:eastAsia="Times New Roman" w:cs="Times New Roman"/>
          <w:sz w:val="24"/>
          <w:szCs w:val="24"/>
          <w:lang w:eastAsia="en-IN"/>
        </w:rPr>
        <w:t xml:space="preserve">, no </w:t>
      </w:r>
      <w:r w:rsidRPr="03ADBAC0" w:rsidR="1B7628E4">
        <w:rPr>
          <w:rFonts w:ascii="Cambria" w:hAnsi="Cambria" w:eastAsia="Times New Roman" w:cs="Times New Roman"/>
          <w:sz w:val="24"/>
          <w:szCs w:val="24"/>
          <w:lang w:eastAsia="en-IN"/>
        </w:rPr>
        <w:t>additional</w:t>
      </w:r>
      <w:r w:rsidRPr="03ADBAC0" w:rsidR="1B7628E4">
        <w:rPr>
          <w:rFonts w:ascii="Cambria" w:hAnsi="Cambria" w:eastAsia="Times New Roman" w:cs="Times New Roman"/>
          <w:sz w:val="24"/>
          <w:szCs w:val="24"/>
          <w:lang w:eastAsia="en-IN"/>
        </w:rPr>
        <w:t xml:space="preserve"> fields will be displayed.</w:t>
      </w:r>
    </w:p>
    <w:p w:rsidRPr="00AC549A" w:rsidR="00AC549A" w:rsidP="03ADBAC0" w:rsidRDefault="00AC549A" w14:paraId="75487AB3" w14:textId="7FADFC0B">
      <w:pPr>
        <w:pStyle w:val="Normal"/>
        <w:numPr>
          <w:ilvl w:val="0"/>
          <w:numId w:val="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56E4C06D">
        <w:rPr>
          <w:rFonts w:ascii="Cambria" w:hAnsi="Cambria" w:eastAsia="Times New Roman" w:cs="Times New Roman"/>
          <w:sz w:val="24"/>
          <w:szCs w:val="24"/>
          <w:lang w:eastAsia="en-IN"/>
        </w:rPr>
        <w:t>W</w:t>
      </w:r>
      <w:r w:rsidRPr="03ADBAC0" w:rsidR="56E4C06D">
        <w:rPr>
          <w:rFonts w:ascii="Cambria" w:hAnsi="Cambria" w:eastAsia="Times New Roman" w:cs="Times New Roman"/>
          <w:sz w:val="24"/>
          <w:szCs w:val="24"/>
          <w:lang w:eastAsia="en-IN"/>
        </w:rPr>
        <w:t>hen the user selects correct only as scoring methods, the correct response table will be displayed</w:t>
      </w:r>
    </w:p>
    <w:p w:rsidRPr="00F742E5" w:rsidR="0022042F" w:rsidP="03ADBAC0" w:rsidRDefault="62929617" w14:paraId="00206327" w14:textId="7705B7A7">
      <w:pPr>
        <w:pStyle w:val="Normal"/>
        <w:numPr>
          <w:ilvl w:val="0"/>
          <w:numId w:val="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1B7628E4">
        <w:rPr>
          <w:rFonts w:ascii="Cambria" w:hAnsi="Cambria" w:eastAsia="Times New Roman" w:cs="Times New Roman"/>
          <w:sz w:val="24"/>
          <w:szCs w:val="24"/>
          <w:lang w:eastAsia="en-IN"/>
        </w:rPr>
        <w:t>When user selected Partial credit as scoring methods, the correct response and partial credit table will be displayed, and the max score is divided between the correct responses but is editable.</w:t>
      </w:r>
    </w:p>
    <w:p w:rsidR="6F5BFAFE" w:rsidP="03ADBAC0" w:rsidRDefault="00AC549A" w14:paraId="2F3F7ADC" w14:textId="47460BB0">
      <w:pPr>
        <w:pStyle w:val="Normal"/>
        <w:numPr>
          <w:ilvl w:val="0"/>
          <w:numId w:val="7"/>
        </w:numPr>
        <w:bidi w:val="0"/>
        <w:spacing w:before="0" w:beforeAutospacing="off" w:after="120" w:afterAutospacing="off" w:line="360" w:lineRule="auto"/>
        <w:ind w:left="1080" w:right="0" w:hanging="360"/>
        <w:jc w:val="left"/>
        <w:rPr>
          <w:rStyle w:val="normaltextrun"/>
          <w:rFonts w:ascii="Cambria" w:hAnsi="Cambria" w:eastAsia="Cambria" w:cs="Cambria"/>
          <w:color w:val="000000" w:themeColor="text1" w:themeTint="FF" w:themeShade="FF"/>
          <w:sz w:val="24"/>
          <w:szCs w:val="24"/>
        </w:rPr>
      </w:pPr>
      <w:r w:rsidRPr="03ADBAC0" w:rsidR="56E4C06D">
        <w:rPr>
          <w:rFonts w:ascii="Cambria" w:hAnsi="Cambria" w:eastAsia="Times New Roman" w:cs="Times New Roman"/>
          <w:sz w:val="24"/>
          <w:szCs w:val="24"/>
          <w:lang w:eastAsia="en-IN"/>
        </w:rPr>
        <w:t>W</w:t>
      </w:r>
      <w:r w:rsidRPr="03ADBAC0" w:rsidR="56E4C06D">
        <w:rPr>
          <w:rFonts w:ascii="Cambria" w:hAnsi="Cambria" w:eastAsia="Times New Roman" w:cs="Times New Roman"/>
          <w:sz w:val="24"/>
          <w:szCs w:val="24"/>
          <w:lang w:eastAsia="en-IN"/>
        </w:rPr>
        <w:t>hen user selected Partial quota as scoring methods, the correct response and partial quota model table will be displayed, and the max score is decreased by 1 between the correct responses</w:t>
      </w:r>
      <w:r w:rsidRPr="03ADBAC0" w:rsidR="56E4C06D">
        <w:rPr>
          <w:rFonts w:ascii="Cambria" w:hAnsi="Cambria" w:eastAsia="Times New Roman" w:cs="Times New Roman"/>
          <w:sz w:val="24"/>
          <w:szCs w:val="24"/>
          <w:lang w:eastAsia="en-IN"/>
        </w:rPr>
        <w:t>.</w:t>
      </w:r>
    </w:p>
    <w:p w:rsidRPr="00BF6076" w:rsidR="00AC549A" w:rsidP="03ADBAC0" w:rsidRDefault="00AC549A" w14:paraId="4B59FD10" w14:textId="6E318E3E">
      <w:pPr>
        <w:pStyle w:val="Normal"/>
        <w:numPr>
          <w:ilvl w:val="0"/>
          <w:numId w:val="7"/>
        </w:numPr>
        <w:bidi w:val="0"/>
        <w:spacing w:before="0" w:beforeAutospacing="off" w:after="120" w:afterAutospacing="off" w:line="360" w:lineRule="auto"/>
        <w:ind w:left="1080" w:right="0" w:hanging="360"/>
        <w:jc w:val="left"/>
        <w:rPr>
          <w:rStyle w:val="normaltextrun"/>
          <w:rFonts w:ascii="Cambria" w:hAnsi="Cambria" w:eastAsia="Cambria" w:cs="Cambria"/>
          <w:color w:val="000000" w:themeColor="text1" w:themeTint="FF" w:themeShade="FF"/>
          <w:sz w:val="24"/>
          <w:szCs w:val="24"/>
        </w:rPr>
      </w:pPr>
      <w:r w:rsidRPr="03ADBAC0" w:rsidR="56E4C06D">
        <w:rPr>
          <w:rFonts w:ascii="Cambria" w:hAnsi="Cambria" w:eastAsia="Times New Roman" w:cs="Times New Roman"/>
          <w:sz w:val="24"/>
          <w:szCs w:val="24"/>
          <w:lang w:eastAsia="en-IN"/>
        </w:rPr>
        <w:t>When a user selected collapsed quota as scoring methods, the correct response, partial credit and collapsed quota tables will be displayed.</w:t>
      </w:r>
    </w:p>
    <w:p w:rsidRPr="00BF6076" w:rsidR="00AC549A" w:rsidP="03ADBAC0" w:rsidRDefault="00AC549A" w14:paraId="481CFB54" w14:textId="5D62320E">
      <w:pPr>
        <w:pStyle w:val="Normal"/>
        <w:numPr>
          <w:ilvl w:val="0"/>
          <w:numId w:val="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56E4C06D">
        <w:rPr>
          <w:rFonts w:ascii="Cambria" w:hAnsi="Cambria" w:eastAsia="Times New Roman" w:cs="Times New Roman"/>
          <w:sz w:val="24"/>
          <w:szCs w:val="24"/>
          <w:lang w:eastAsia="en-IN"/>
        </w:rPr>
        <w:t>For collapsed quota current min will be 1 and current max will be number of correct responses and score will be max score.</w:t>
      </w:r>
    </w:p>
    <w:p w:rsidRPr="00BF6076" w:rsidR="6F5BFAFE" w:rsidP="03ADBAC0" w:rsidRDefault="00AC549A" w14:paraId="452A9511" w14:textId="0E3A9D66">
      <w:pPr>
        <w:pStyle w:val="Normal"/>
        <w:numPr>
          <w:ilvl w:val="0"/>
          <w:numId w:val="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56E4C06D">
        <w:rPr>
          <w:rFonts w:ascii="Cambria" w:hAnsi="Cambria" w:eastAsia="Times New Roman" w:cs="Times New Roman"/>
          <w:sz w:val="24"/>
          <w:szCs w:val="24"/>
          <w:lang w:eastAsia="en-IN"/>
        </w:rPr>
        <w:t>When user selected Subtractive model as scoring methods, the correct response and Subtraction partial credit table will be displayed.</w:t>
      </w:r>
    </w:p>
    <w:p w:rsidRPr="00BF6076" w:rsidR="00AC549A" w:rsidP="03ADBAC0" w:rsidRDefault="00AC549A" w14:paraId="7C40F57A" w14:textId="77777777">
      <w:pPr>
        <w:pStyle w:val="Normal"/>
        <w:numPr>
          <w:ilvl w:val="0"/>
          <w:numId w:val="7"/>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lang w:eastAsia="en-IN"/>
        </w:rPr>
      </w:pPr>
      <w:r w:rsidRPr="03ADBAC0" w:rsidR="56E4C06D">
        <w:rPr>
          <w:rFonts w:ascii="Cambria" w:hAnsi="Cambria" w:eastAsia="Times New Roman" w:cs="Times New Roman"/>
          <w:sz w:val="24"/>
          <w:szCs w:val="24"/>
          <w:lang w:eastAsia="en-IN"/>
        </w:rPr>
        <w:t xml:space="preserve">For the Subtractive </w:t>
      </w:r>
      <w:r w:rsidRPr="03ADBAC0" w:rsidR="56E4C06D">
        <w:rPr>
          <w:rFonts w:ascii="Cambria" w:hAnsi="Cambria" w:eastAsia="Times New Roman" w:cs="Times New Roman"/>
          <w:sz w:val="24"/>
          <w:szCs w:val="24"/>
          <w:lang w:eastAsia="en-IN"/>
        </w:rPr>
        <w:t>model</w:t>
      </w:r>
      <w:r w:rsidRPr="03ADBAC0" w:rsidR="56E4C06D">
        <w:rPr>
          <w:rFonts w:ascii="Cambria" w:hAnsi="Cambria" w:eastAsia="Times New Roman" w:cs="Times New Roman"/>
          <w:sz w:val="24"/>
          <w:szCs w:val="24"/>
          <w:lang w:eastAsia="en-IN"/>
        </w:rPr>
        <w:t xml:space="preserve"> </w:t>
      </w:r>
      <w:proofErr w:type="gramStart"/>
      <w:r w:rsidRPr="03ADBAC0" w:rsidR="56E4C06D">
        <w:rPr>
          <w:rFonts w:ascii="Cambria" w:hAnsi="Cambria" w:eastAsia="Times New Roman" w:cs="Times New Roman"/>
          <w:sz w:val="24"/>
          <w:szCs w:val="24"/>
          <w:lang w:eastAsia="en-IN"/>
        </w:rPr>
        <w:t>number</w:t>
      </w:r>
      <w:proofErr w:type="gramEnd"/>
      <w:r w:rsidRPr="03ADBAC0" w:rsidR="56E4C06D">
        <w:rPr>
          <w:rFonts w:ascii="Cambria" w:hAnsi="Cambria" w:eastAsia="Times New Roman" w:cs="Times New Roman"/>
          <w:sz w:val="24"/>
          <w:szCs w:val="24"/>
          <w:lang w:eastAsia="en-IN"/>
        </w:rPr>
        <w:t xml:space="preserve"> of c</w:t>
      </w:r>
      <w:r w:rsidRPr="03ADBAC0" w:rsidR="56E4C06D">
        <w:rPr>
          <w:rFonts w:ascii="Cambria" w:hAnsi="Cambria" w:eastAsia="Times New Roman" w:cs="Times New Roman"/>
          <w:sz w:val="24"/>
          <w:szCs w:val="24"/>
          <w:lang w:eastAsia="en-IN"/>
        </w:rPr>
        <w:t>orrect responses will be displayed in Subtraction partial credit table.</w:t>
      </w:r>
    </w:p>
    <w:p w:rsidR="6F5BFAFE" w:rsidP="48013E08" w:rsidRDefault="1BCFE5A2" w14:paraId="0CE63597" w14:textId="1F195969">
      <w:pPr>
        <w:spacing w:after="160" w:line="360" w:lineRule="auto"/>
        <w:jc w:val="both"/>
        <w:rPr>
          <w:rFonts w:ascii="Calibri Light" w:hAnsi="Calibri Light" w:eastAsia="Calibri Light" w:cs="Calibri Light"/>
          <w:b/>
          <w:bCs/>
          <w:sz w:val="32"/>
          <w:szCs w:val="32"/>
          <w:u w:val="single"/>
        </w:rPr>
      </w:pPr>
      <w:r w:rsidRPr="48013E08">
        <w:rPr>
          <w:rFonts w:ascii="Calibri Light" w:hAnsi="Calibri Light" w:eastAsia="Calibri Light" w:cs="Calibri Light"/>
          <w:b/>
          <w:bCs/>
          <w:sz w:val="32"/>
          <w:szCs w:val="32"/>
          <w:u w:val="single"/>
        </w:rPr>
        <w:t>Attributes and Metadata</w:t>
      </w:r>
    </w:p>
    <w:p w:rsidR="6F5BFAFE" w:rsidP="03ADBAC0" w:rsidRDefault="3BFC9F28" w14:paraId="5DDD05AB" w14:textId="3EBA2A2C">
      <w:pPr>
        <w:pStyle w:val="Normal"/>
        <w:numPr>
          <w:ilvl w:val="0"/>
          <w:numId w:val="6"/>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rPr>
      </w:pPr>
      <w:r w:rsidRPr="4BDBA238" w:rsidR="5DBD0354">
        <w:rPr>
          <w:rFonts w:ascii="Cambria" w:hAnsi="Cambria" w:eastAsia="Times New Roman" w:cs="Times New Roman"/>
          <w:sz w:val="24"/>
          <w:szCs w:val="24"/>
          <w:lang w:eastAsia="en-IN"/>
        </w:rPr>
        <w:t>Users</w:t>
      </w:r>
      <w:r w:rsidRPr="4BDBA238" w:rsidR="0ACA5909">
        <w:rPr>
          <w:rFonts w:ascii="Cambria" w:hAnsi="Cambria" w:eastAsia="Times New Roman" w:cs="Times New Roman"/>
          <w:sz w:val="24"/>
          <w:szCs w:val="24"/>
          <w:lang w:eastAsia="en-IN"/>
        </w:rPr>
        <w:t xml:space="preserve"> will be able to open the attribute and metadata accordion and will be able to select Item metadata, content codes, cognitive settings, </w:t>
      </w:r>
      <w:r w:rsidRPr="4BDBA238" w:rsidR="047A8A80">
        <w:rPr>
          <w:rFonts w:ascii="Cambria" w:hAnsi="Cambria" w:eastAsia="Times New Roman" w:cs="Times New Roman"/>
          <w:sz w:val="24"/>
          <w:szCs w:val="24"/>
          <w:lang w:eastAsia="en-IN"/>
        </w:rPr>
        <w:t>tags,</w:t>
      </w:r>
      <w:r w:rsidRPr="4BDBA238" w:rsidR="0ACA5909">
        <w:rPr>
          <w:rFonts w:ascii="Cambria" w:hAnsi="Cambria" w:eastAsia="Times New Roman" w:cs="Times New Roman"/>
          <w:sz w:val="24"/>
          <w:szCs w:val="24"/>
          <w:lang w:eastAsia="en-IN"/>
        </w:rPr>
        <w:t xml:space="preserve"> and item details.</w:t>
      </w:r>
    </w:p>
    <w:p w:rsidR="43B2B0CA" w:rsidP="03ADBAC0" w:rsidRDefault="66BE4096" w14:paraId="7CCDBA61" w14:textId="24037B32">
      <w:pPr>
        <w:pStyle w:val="Normal"/>
        <w:numPr>
          <w:ilvl w:val="0"/>
          <w:numId w:val="6"/>
        </w:numPr>
        <w:bidi w:val="0"/>
        <w:spacing w:before="0" w:beforeAutospacing="off" w:after="120" w:afterAutospacing="off" w:line="360" w:lineRule="auto"/>
        <w:ind w:left="1080" w:right="0" w:hanging="360"/>
        <w:jc w:val="left"/>
        <w:rPr>
          <w:rFonts w:ascii="Cambria" w:hAnsi="Cambria" w:eastAsia="Cambria" w:cs="Cambria"/>
          <w:color w:val="000000" w:themeColor="text1" w:themeTint="FF" w:themeShade="FF"/>
          <w:sz w:val="24"/>
          <w:szCs w:val="24"/>
        </w:rPr>
      </w:pPr>
      <w:r w:rsidRPr="4BDBA238" w:rsidR="2C3C0331">
        <w:rPr>
          <w:rFonts w:ascii="Cambria" w:hAnsi="Cambria" w:eastAsia="Times New Roman" w:cs="Times New Roman"/>
          <w:sz w:val="24"/>
          <w:szCs w:val="24"/>
          <w:lang w:eastAsia="en-IN"/>
        </w:rPr>
        <w:t xml:space="preserve">These are mandatory fields and should be filled before saving the Item in </w:t>
      </w:r>
      <w:r w:rsidRPr="4BDBA238" w:rsidR="509CE988">
        <w:rPr>
          <w:rFonts w:ascii="Cambria" w:hAnsi="Cambria" w:eastAsia="Times New Roman" w:cs="Times New Roman"/>
          <w:sz w:val="24"/>
          <w:szCs w:val="24"/>
          <w:lang w:eastAsia="en-IN"/>
        </w:rPr>
        <w:t>a Final</w:t>
      </w:r>
      <w:r w:rsidRPr="4BDBA238" w:rsidR="2C3C0331">
        <w:rPr>
          <w:rFonts w:ascii="Cambria" w:hAnsi="Cambria" w:eastAsia="Times New Roman" w:cs="Times New Roman"/>
          <w:sz w:val="24"/>
          <w:szCs w:val="24"/>
          <w:lang w:eastAsia="en-IN"/>
        </w:rPr>
        <w:t xml:space="preserve"> /Approved state.</w:t>
      </w:r>
    </w:p>
    <w:p w:rsidR="00173A9A" w:rsidP="004E6AA1" w:rsidRDefault="135A2284" w14:paraId="32A99318" w14:textId="77777777">
      <w:pPr>
        <w:pStyle w:val="Heading1"/>
        <w:numPr>
          <w:ilvl w:val="0"/>
          <w:numId w:val="14"/>
        </w:numPr>
      </w:pPr>
      <w:bookmarkStart w:name="_Toc1778813008" w:id="20"/>
      <w:r>
        <w:t>Final Effort Estimate</w:t>
      </w:r>
      <w:bookmarkEnd w:id="20"/>
    </w:p>
    <w:tbl>
      <w:tblPr>
        <w:tblW w:w="9344"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left w:w="14" w:type="dxa"/>
          <w:right w:w="0" w:type="dxa"/>
        </w:tblCellMar>
        <w:tblLook w:val="04A0" w:firstRow="1" w:lastRow="0" w:firstColumn="1" w:lastColumn="0" w:noHBand="0" w:noVBand="1"/>
      </w:tblPr>
      <w:tblGrid>
        <w:gridCol w:w="4636"/>
        <w:gridCol w:w="4708"/>
      </w:tblGrid>
      <w:tr w:rsidR="00173A9A" w:rsidTr="2C04841B" w14:paraId="261F738E" w14:textId="77777777">
        <w:tc>
          <w:tcPr>
            <w:tcW w:w="4636"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00173A9A" w:rsidP="194F9313" w:rsidRDefault="0D30F974" w14:paraId="7D7C5123" w14:textId="77777777">
            <w:pPr>
              <w:spacing w:beforeAutospacing="1" w:afterAutospacing="1" w:line="240" w:lineRule="auto"/>
              <w:jc w:val="center"/>
              <w:textAlignment w:val="baseline"/>
              <w:rPr>
                <w:rFonts w:ascii="Cambria" w:hAnsi="Cambria" w:eastAsia="Cambria" w:cs="Cambria"/>
                <w:color w:val="00000A"/>
                <w:sz w:val="28"/>
                <w:szCs w:val="28"/>
              </w:rPr>
            </w:pPr>
            <w:r w:rsidRPr="194F9313">
              <w:rPr>
                <w:rFonts w:ascii="Cambria" w:hAnsi="Cambria" w:eastAsia="Cambria" w:cs="Cambria"/>
                <w:b/>
                <w:bCs/>
                <w:color w:val="00000A"/>
                <w:sz w:val="28"/>
                <w:szCs w:val="28"/>
              </w:rPr>
              <w:t>Tasks </w:t>
            </w:r>
            <w:r w:rsidRPr="194F9313">
              <w:rPr>
                <w:rFonts w:ascii="Cambria" w:hAnsi="Cambria" w:eastAsia="Cambria" w:cs="Cambria"/>
                <w:color w:val="00000A"/>
                <w:sz w:val="28"/>
                <w:szCs w:val="28"/>
              </w:rPr>
              <w:t> </w:t>
            </w:r>
          </w:p>
        </w:tc>
        <w:tc>
          <w:tcPr>
            <w:tcW w:w="4708"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00173A9A" w:rsidP="194F9313" w:rsidRDefault="0D30F974" w14:paraId="0307A3E8" w14:textId="77777777">
            <w:pPr>
              <w:spacing w:beforeAutospacing="1" w:afterAutospacing="1" w:line="240" w:lineRule="auto"/>
              <w:jc w:val="center"/>
              <w:textAlignment w:val="baseline"/>
              <w:rPr>
                <w:rFonts w:ascii="Cambria" w:hAnsi="Cambria" w:eastAsia="Cambria" w:cs="Cambria"/>
                <w:color w:val="00000A"/>
                <w:sz w:val="28"/>
                <w:szCs w:val="28"/>
              </w:rPr>
            </w:pPr>
            <w:r w:rsidRPr="194F9313">
              <w:rPr>
                <w:rFonts w:ascii="Cambria" w:hAnsi="Cambria" w:eastAsia="Cambria" w:cs="Cambria"/>
                <w:b/>
                <w:bCs/>
                <w:color w:val="00000A"/>
                <w:sz w:val="28"/>
                <w:szCs w:val="28"/>
              </w:rPr>
              <w:t>Effort in Hours </w:t>
            </w:r>
            <w:r w:rsidRPr="194F9313">
              <w:rPr>
                <w:rFonts w:ascii="Cambria" w:hAnsi="Cambria" w:eastAsia="Cambria" w:cs="Cambria"/>
                <w:color w:val="00000A"/>
                <w:sz w:val="28"/>
                <w:szCs w:val="28"/>
              </w:rPr>
              <w:t> </w:t>
            </w:r>
          </w:p>
        </w:tc>
      </w:tr>
      <w:tr w:rsidR="00173A9A" w:rsidTr="2C04841B" w14:paraId="0D0B940D" w14:textId="77777777">
        <w:trPr>
          <w:trHeight w:val="405"/>
        </w:trPr>
        <w:tc>
          <w:tcPr>
            <w:tcW w:w="4636"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00173A9A" w:rsidP="194F9313" w:rsidRDefault="00173A9A" w14:paraId="0E27B00A" w14:textId="6575DF73">
            <w:pPr>
              <w:spacing w:beforeAutospacing="1" w:afterAutospacing="1" w:line="240" w:lineRule="auto"/>
              <w:textAlignment w:val="baseline"/>
              <w:rPr>
                <w:rFonts w:ascii="Cambria" w:hAnsi="Cambria" w:eastAsia="Cambria" w:cs="Cambria"/>
                <w:sz w:val="24"/>
                <w:szCs w:val="24"/>
              </w:rPr>
            </w:pPr>
          </w:p>
        </w:tc>
        <w:tc>
          <w:tcPr>
            <w:tcW w:w="4708"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00173A9A" w:rsidP="194F9313" w:rsidRDefault="00173A9A" w14:paraId="60061E4C" w14:textId="760A3490">
            <w:pPr>
              <w:spacing w:beforeAutospacing="1" w:afterAutospacing="1" w:line="240" w:lineRule="auto"/>
              <w:jc w:val="center"/>
              <w:textAlignment w:val="baseline"/>
              <w:rPr>
                <w:rFonts w:ascii="Cambria" w:hAnsi="Cambria" w:eastAsia="Cambria" w:cs="Cambria"/>
                <w:sz w:val="24"/>
                <w:szCs w:val="24"/>
              </w:rPr>
            </w:pPr>
          </w:p>
        </w:tc>
      </w:tr>
      <w:tr w:rsidR="460D26A1" w:rsidTr="2C04841B" w14:paraId="6AC9E4BD" w14:textId="77777777">
        <w:trPr>
          <w:trHeight w:val="405"/>
        </w:trPr>
        <w:tc>
          <w:tcPr>
            <w:tcW w:w="4636"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5B6F7104" w:rsidP="460D26A1" w:rsidRDefault="5B6F7104" w14:paraId="6823B720" w14:textId="176DAC40">
            <w:pPr>
              <w:spacing w:line="240" w:lineRule="auto"/>
              <w:rPr>
                <w:rFonts w:ascii="Cambria" w:hAnsi="Cambria" w:eastAsia="Cambria" w:cs="Cambria"/>
                <w:sz w:val="24"/>
                <w:szCs w:val="24"/>
              </w:rPr>
            </w:pPr>
          </w:p>
        </w:tc>
        <w:tc>
          <w:tcPr>
            <w:tcW w:w="4708"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460D26A1" w:rsidP="460D26A1" w:rsidRDefault="460D26A1" w14:paraId="3E3767DE" w14:textId="008F66D6">
            <w:pPr>
              <w:spacing w:line="240" w:lineRule="auto"/>
              <w:jc w:val="center"/>
              <w:rPr>
                <w:rFonts w:ascii="Cambria" w:hAnsi="Cambria" w:eastAsia="Cambria" w:cs="Cambria"/>
                <w:sz w:val="24"/>
                <w:szCs w:val="24"/>
              </w:rPr>
            </w:pPr>
          </w:p>
        </w:tc>
      </w:tr>
      <w:tr w:rsidRPr="00935BFD" w:rsidR="00173A9A" w:rsidTr="2C04841B" w14:paraId="44EAFD9C" w14:textId="77777777">
        <w:tc>
          <w:tcPr>
            <w:tcW w:w="4636"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Pr="00935BFD" w:rsidR="00173A9A" w:rsidP="00064C3C" w:rsidRDefault="00173A9A" w14:paraId="4B94D5A5" w14:textId="6D775E68">
            <w:pPr>
              <w:spacing w:beforeAutospacing="1" w:afterAutospacing="1" w:line="240" w:lineRule="auto"/>
              <w:jc w:val="center"/>
              <w:rPr>
                <w:rFonts w:ascii="Cambria" w:hAnsi="Cambria" w:eastAsia="Cambria" w:cs="Cambria"/>
                <w:sz w:val="24"/>
                <w:szCs w:val="24"/>
              </w:rPr>
            </w:pPr>
          </w:p>
        </w:tc>
        <w:tc>
          <w:tcPr>
            <w:tcW w:w="4708"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Pr="00935BFD" w:rsidR="00173A9A" w:rsidP="194F9313" w:rsidRDefault="00173A9A" w14:paraId="3DEEC669" w14:textId="1868D039">
            <w:pPr>
              <w:spacing w:beforeAutospacing="1" w:afterAutospacing="1" w:line="240" w:lineRule="auto"/>
              <w:jc w:val="center"/>
              <w:textAlignment w:val="baseline"/>
              <w:rPr>
                <w:rFonts w:ascii="Cambria" w:hAnsi="Cambria" w:eastAsia="Cambria" w:cs="Cambria"/>
                <w:sz w:val="24"/>
                <w:szCs w:val="24"/>
              </w:rPr>
            </w:pPr>
          </w:p>
        </w:tc>
      </w:tr>
      <w:tr w:rsidRPr="00935BFD" w:rsidR="00173A9A" w:rsidTr="2C04841B" w14:paraId="3656B9AB" w14:textId="77777777">
        <w:tc>
          <w:tcPr>
            <w:tcW w:w="4636"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Pr="00935BFD" w:rsidR="00173A9A" w:rsidP="194F9313" w:rsidRDefault="00173A9A" w14:paraId="45FB0818" w14:textId="4EA5F15A">
            <w:pPr>
              <w:spacing w:beforeAutospacing="1" w:afterAutospacing="1" w:line="240" w:lineRule="auto"/>
              <w:ind w:left="-90"/>
              <w:textAlignment w:val="baseline"/>
              <w:rPr>
                <w:rFonts w:ascii="Cambria" w:hAnsi="Cambria" w:eastAsia="Times New Roman" w:cs="Segoe UI"/>
                <w:sz w:val="24"/>
                <w:szCs w:val="24"/>
              </w:rPr>
            </w:pPr>
          </w:p>
        </w:tc>
        <w:tc>
          <w:tcPr>
            <w:tcW w:w="4708"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Pr="00935BFD" w:rsidR="00173A9A" w:rsidP="194F9313" w:rsidRDefault="00173A9A" w14:paraId="049F31CB" w14:textId="0808E232">
            <w:pPr>
              <w:spacing w:beforeAutospacing="1" w:afterAutospacing="1" w:line="240" w:lineRule="auto"/>
              <w:jc w:val="center"/>
              <w:textAlignment w:val="baseline"/>
              <w:rPr>
                <w:rFonts w:ascii="Cambria" w:hAnsi="Cambria" w:eastAsia="Times New Roman" w:cs="Segoe UI"/>
                <w:sz w:val="24"/>
                <w:szCs w:val="24"/>
              </w:rPr>
            </w:pPr>
          </w:p>
        </w:tc>
      </w:tr>
      <w:tr w:rsidRPr="00935BFD" w:rsidR="001F6C63" w:rsidTr="00064C3C" w14:paraId="53128261" w14:textId="77777777">
        <w:trPr>
          <w:trHeight w:val="382"/>
        </w:trPr>
        <w:tc>
          <w:tcPr>
            <w:tcW w:w="4636"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Pr="00935BFD" w:rsidR="001F6C63" w:rsidP="194F9313" w:rsidRDefault="001F6C63" w14:paraId="62486C05" w14:textId="511C884E">
            <w:pPr>
              <w:spacing w:beforeAutospacing="1" w:afterAutospacing="1" w:line="240" w:lineRule="auto"/>
              <w:ind w:left="-90"/>
              <w:textAlignment w:val="baseline"/>
              <w:rPr>
                <w:rFonts w:ascii="Cambria" w:hAnsi="Cambria" w:eastAsia="Times New Roman" w:cs="Segoe UI"/>
                <w:sz w:val="24"/>
                <w:szCs w:val="24"/>
              </w:rPr>
            </w:pPr>
          </w:p>
        </w:tc>
        <w:tc>
          <w:tcPr>
            <w:tcW w:w="4708"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Pr="00935BFD" w:rsidR="001F6C63" w:rsidP="460D26A1" w:rsidRDefault="001F6C63" w14:paraId="4101652C" w14:textId="57DA3BB7">
            <w:pPr>
              <w:spacing w:beforeAutospacing="1" w:afterAutospacing="1" w:line="240" w:lineRule="auto"/>
              <w:jc w:val="center"/>
              <w:textAlignment w:val="baseline"/>
              <w:rPr>
                <w:rFonts w:ascii="Cambria" w:hAnsi="Cambria" w:eastAsia="Times New Roman" w:cs="Segoe UI"/>
                <w:sz w:val="24"/>
                <w:szCs w:val="24"/>
              </w:rPr>
            </w:pPr>
          </w:p>
        </w:tc>
      </w:tr>
      <w:tr w:rsidRPr="00935BFD" w:rsidR="00173A9A" w:rsidTr="2C04841B" w14:paraId="4B99056E" w14:textId="77777777">
        <w:tc>
          <w:tcPr>
            <w:tcW w:w="4636"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Pr="00935BFD" w:rsidR="00173A9A" w:rsidP="194F9313" w:rsidRDefault="00173A9A" w14:paraId="1299C43A" w14:textId="2843EE5F">
            <w:pPr>
              <w:spacing w:beforeAutospacing="1" w:afterAutospacing="1" w:line="240" w:lineRule="auto"/>
              <w:textAlignment w:val="baseline"/>
              <w:rPr>
                <w:rFonts w:ascii="Cambria" w:hAnsi="Cambria" w:eastAsia="Times New Roman" w:cs="Segoe UI"/>
                <w:sz w:val="24"/>
                <w:szCs w:val="24"/>
              </w:rPr>
            </w:pPr>
          </w:p>
        </w:tc>
        <w:tc>
          <w:tcPr>
            <w:tcW w:w="4708"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Pr="00935BFD" w:rsidR="00173A9A" w:rsidP="194F9313" w:rsidRDefault="00173A9A" w14:paraId="4DDBEF00" w14:textId="22AF0715">
            <w:pPr>
              <w:spacing w:beforeAutospacing="1" w:afterAutospacing="1" w:line="240" w:lineRule="auto"/>
              <w:jc w:val="center"/>
              <w:textAlignment w:val="baseline"/>
              <w:rPr>
                <w:rFonts w:ascii="Cambria" w:hAnsi="Cambria" w:eastAsia="Times New Roman" w:cs="Segoe UI"/>
                <w:sz w:val="24"/>
                <w:szCs w:val="24"/>
              </w:rPr>
            </w:pPr>
          </w:p>
        </w:tc>
      </w:tr>
      <w:tr w:rsidR="11685385" w:rsidTr="2C04841B" w14:paraId="7D7A5AE7" w14:textId="77777777">
        <w:tc>
          <w:tcPr>
            <w:tcW w:w="4636"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2D609929" w:rsidP="11685385" w:rsidRDefault="2D609929" w14:paraId="4D9F4930" w14:textId="79FB3D0E">
            <w:pPr>
              <w:spacing w:line="240" w:lineRule="auto"/>
              <w:rPr>
                <w:rFonts w:ascii="Cambria" w:hAnsi="Cambria" w:eastAsia="Times New Roman" w:cs="Segoe UI"/>
                <w:sz w:val="24"/>
                <w:szCs w:val="24"/>
              </w:rPr>
            </w:pPr>
          </w:p>
        </w:tc>
        <w:tc>
          <w:tcPr>
            <w:tcW w:w="4708"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038EB040" w:rsidP="11685385" w:rsidRDefault="038EB040" w14:paraId="1DF93D40" w14:textId="5A0C3DE3">
            <w:pPr>
              <w:spacing w:line="240" w:lineRule="auto"/>
              <w:jc w:val="center"/>
              <w:rPr>
                <w:rFonts w:ascii="Cambria" w:hAnsi="Cambria" w:eastAsia="Times New Roman" w:cs="Segoe UI"/>
                <w:sz w:val="24"/>
                <w:szCs w:val="24"/>
              </w:rPr>
            </w:pPr>
          </w:p>
        </w:tc>
      </w:tr>
      <w:tr w:rsidR="00173A9A" w:rsidTr="2C04841B" w14:paraId="47BE4552" w14:textId="77777777">
        <w:tc>
          <w:tcPr>
            <w:tcW w:w="4636"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00173A9A" w:rsidRDefault="00173A9A" w14:paraId="52CD5BBC" w14:textId="48582E76">
            <w:pPr>
              <w:spacing w:beforeAutospacing="1" w:afterAutospacing="1" w:line="240" w:lineRule="auto"/>
              <w:textAlignment w:val="baseline"/>
              <w:rPr>
                <w:rFonts w:ascii="Cambria" w:hAnsi="Cambria" w:eastAsia="Times New Roman" w:cs="Segoe UI"/>
                <w:b/>
              </w:rPr>
            </w:pPr>
          </w:p>
        </w:tc>
        <w:tc>
          <w:tcPr>
            <w:tcW w:w="4708" w:type="dxa"/>
            <w:tcBorders>
              <w:top w:val="single" w:color="00000A" w:sz="6" w:space="0"/>
              <w:left w:val="single" w:color="00000A" w:sz="6" w:space="0"/>
              <w:bottom w:val="single" w:color="00000A" w:sz="6" w:space="0"/>
              <w:right w:val="single" w:color="00000A" w:sz="6" w:space="0"/>
            </w:tcBorders>
            <w:shd w:val="clear" w:color="auto" w:fill="auto"/>
            <w:tcMar>
              <w:left w:w="14" w:type="dxa"/>
            </w:tcMar>
          </w:tcPr>
          <w:p w:rsidR="00173A9A" w:rsidP="135A2284" w:rsidRDefault="00173A9A" w14:paraId="61CDCEAD" w14:textId="77777777">
            <w:pPr>
              <w:spacing w:beforeAutospacing="1" w:afterAutospacing="1" w:line="240" w:lineRule="auto"/>
              <w:textAlignment w:val="baseline"/>
              <w:rPr>
                <w:rFonts w:ascii="Cambria" w:hAnsi="Cambria" w:eastAsia="Times New Roman" w:cs="Segoe UI"/>
              </w:rPr>
            </w:pPr>
          </w:p>
        </w:tc>
      </w:tr>
    </w:tbl>
    <w:p w:rsidR="00173A9A" w:rsidRDefault="00173A9A" w14:paraId="6BB9E253" w14:textId="77777777">
      <w:pPr>
        <w:rPr>
          <w:rFonts w:ascii="Cambria" w:hAnsi="Cambria"/>
          <w:i/>
        </w:rPr>
      </w:pPr>
    </w:p>
    <w:p w:rsidR="00332993" w:rsidP="4BDBA238" w:rsidRDefault="00332993" w14:paraId="5C0AA8E6" w14:textId="5C5C960A">
      <w:pPr>
        <w:pStyle w:val="Heading1"/>
        <w:numPr>
          <w:ilvl w:val="0"/>
          <w:numId w:val="14"/>
        </w:numPr>
        <w:rPr>
          <w:ins w:author="Suriyanarayanan, Mahalingam Varagur" w:date="2022-01-31T13:17:27.256Z" w:id="276270547"/>
          <w:rFonts w:ascii="Arial" w:hAnsi="Arial" w:eastAsia="Arial" w:cs="Arial"/>
          <w:color w:val="000000" w:themeColor="text1" w:themeTint="FF" w:themeShade="FF"/>
          <w:sz w:val="22"/>
          <w:szCs w:val="22"/>
        </w:rPr>
      </w:pPr>
      <w:bookmarkStart w:name="_Toc1572491758" w:id="21"/>
      <w:r w:rsidR="00332993">
        <w:rPr/>
        <w:t>Questions</w:t>
      </w:r>
      <w:bookmarkEnd w:id="21"/>
    </w:p>
    <w:p w:rsidR="2BD3E18A" w:rsidP="4BDBA238" w:rsidRDefault="2BD3E18A" w14:paraId="415AC693" w14:textId="622AAEF3">
      <w:pPr>
        <w:pStyle w:val="ListParagraph"/>
        <w:numPr>
          <w:ilvl w:val="0"/>
          <w:numId w:val="29"/>
        </w:numPr>
        <w:bidi w:val="0"/>
        <w:spacing w:before="0" w:beforeAutospacing="off" w:after="120" w:afterAutospacing="off" w:line="360" w:lineRule="auto"/>
        <w:ind w:right="0"/>
        <w:jc w:val="left"/>
        <w:rPr>
          <w:rFonts w:ascii="Cambria" w:hAnsi="Cambria" w:eastAsia="Cambria" w:cs="Cambria"/>
          <w:color w:val="000000" w:themeColor="text1" w:themeTint="FF" w:themeShade="FF"/>
          <w:sz w:val="24"/>
          <w:szCs w:val="24"/>
        </w:rPr>
      </w:pPr>
      <w:r w:rsidRPr="4BDBA238" w:rsidR="2BD3E18A">
        <w:rPr>
          <w:rFonts w:ascii="Cambria" w:hAnsi="Cambria" w:eastAsia="Times New Roman" w:cs="Times New Roman"/>
          <w:sz w:val="24"/>
          <w:szCs w:val="24"/>
          <w:lang w:eastAsia="en-IN"/>
        </w:rPr>
        <w:t xml:space="preserve">Do we need Math edit functionality in Acceptable values and Drop-down </w:t>
      </w:r>
      <w:r w:rsidRPr="4BDBA238" w:rsidR="2BD3E18A">
        <w:rPr>
          <w:rFonts w:ascii="Cambria" w:hAnsi="Cambria" w:eastAsia="Times New Roman" w:cs="Times New Roman"/>
          <w:sz w:val="24"/>
          <w:szCs w:val="24"/>
          <w:lang w:eastAsia="en-IN"/>
        </w:rPr>
        <w:t>Options?</w:t>
      </w:r>
    </w:p>
    <w:p w:rsidR="4BDBA238" w:rsidP="4BDBA238" w:rsidRDefault="4BDBA238" w14:paraId="2235D840" w14:textId="75EEEE00">
      <w:pPr>
        <w:pStyle w:val="Normal"/>
      </w:pPr>
    </w:p>
    <w:sectPr w:rsidR="154AEB93" w:rsidSect="0052736B">
      <w:headerReference w:type="default" r:id="rId13"/>
      <w:footerReference w:type="default" r:id="rId14"/>
      <w:pgSz w:w="12240" w:h="15840" w:orient="portrait"/>
      <w:pgMar w:top="1440" w:right="1440" w:bottom="1440" w:left="1440" w:header="720" w:footer="720" w:gutter="0"/>
      <w:pgNumType w:start="1"/>
      <w:cols w:space="720"/>
      <w:formProt w:val="0"/>
      <w:docGrid w:linePitch="24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SV" w:author="Suriyanarayanan, Mahalingam Varagur" w:date="2022-01-04T16:45:00Z" w:id="18">
    <w:p w:rsidR="00744B07" w:rsidRDefault="00744B07" w14:paraId="253F5A23" w14:textId="5725BC3C">
      <w:pPr>
        <w:pStyle w:val="CommentText"/>
      </w:pPr>
      <w:r>
        <w:t>Yes, with current CP stem content will be retained and other informations, values will reset to default.</w:t>
      </w:r>
      <w:r>
        <w:rPr>
          <w:rStyle w:val="CommentReference"/>
        </w:rPr>
        <w:annotationRef/>
      </w:r>
    </w:p>
  </w:comment>
  <w:comment w:initials="MM" w:author="Minor, Erin Marie" w:date="2022-01-04T08:17:00Z" w:id="17">
    <w:p w:rsidR="00744B07" w:rsidRDefault="00744B07" w14:paraId="24527DE9" w14:textId="7506DCD7">
      <w:pPr>
        <w:pStyle w:val="CommentText"/>
      </w:pPr>
      <w:r>
        <w:t>Thanks, added a sentence with this information. Resolving comment.</w:t>
      </w:r>
      <w:r>
        <w:rPr>
          <w:rStyle w:val="CommentReference"/>
        </w:rPr>
        <w:annotationRef/>
      </w:r>
    </w:p>
  </w:comment>
  <w:comment w:initials="BD" w:author="Burke, Byron David" w:date="2022-01-31T13:32:06" w:id="1215570736">
    <w:p w:rsidR="4BDBA238" w:rsidRDefault="4BDBA238" w14:paraId="3D2028A4" w14:textId="2E2505E4">
      <w:pPr>
        <w:pStyle w:val="CommentText"/>
      </w:pPr>
      <w:r w:rsidR="4BDBA238">
        <w:rPr/>
        <w:t>Note that CR has some special scoring considerations because acceptable responses are not extra responses but they can also be correct</w:t>
      </w:r>
      <w:r>
        <w:rPr>
          <w:rStyle w:val="CommentReference"/>
        </w:rPr>
        <w:annotationRef/>
      </w:r>
    </w:p>
  </w:comment>
  <w:comment w:initials="BD" w:author="Burke, Byron David" w:date="2022-01-31T13:36:23" w:id="601058105">
    <w:p w:rsidR="4BDBA238" w:rsidRDefault="4BDBA238" w14:paraId="4C13F9D7" w14:textId="1B70332C">
      <w:pPr>
        <w:pStyle w:val="CommentText"/>
      </w:pPr>
      <w:r w:rsidR="4BDBA238">
        <w:rPr/>
        <w:t>That was requested by the validation users (Lacey and Jacob).  We asked if they were sure and they said yes but it is different from all other item types and I don't think it adds value (but I'm not a user).</w:t>
      </w:r>
      <w:r>
        <w:rPr>
          <w:rStyle w:val="CommentReference"/>
        </w:rPr>
        <w:annotationRef/>
      </w:r>
    </w:p>
  </w:comment>
  <w:comment w:initials="BD" w:author="Burke, Byron David" w:date="2022-01-31T13:38:48" w:id="650002281">
    <w:p w:rsidR="4BDBA238" w:rsidRDefault="4BDBA238" w14:paraId="7220FA5E" w14:textId="2FB29F4C">
      <w:pPr>
        <w:pStyle w:val="CommentText"/>
      </w:pPr>
      <w:r w:rsidR="4BDBA238">
        <w:rPr/>
        <w:t>I thought I saw an email that these were going to be split into two item types (good idea IMHO).</w:t>
      </w:r>
      <w:r>
        <w:rPr>
          <w:rStyle w:val="CommentReference"/>
        </w:rPr>
        <w:annotationRef/>
      </w:r>
    </w:p>
  </w:comment>
  <w:comment w:initials="CM" w:author="Chandana, Mahesh" w:date="2022-02-02T08:22:03" w:id="242155238">
    <w:p w:rsidR="241D1C5C" w:rsidRDefault="241D1C5C" w14:paraId="5AF1EEB2" w14:textId="59C0AC0F">
      <w:pPr>
        <w:pStyle w:val="CommentText"/>
      </w:pPr>
      <w:r w:rsidR="241D1C5C">
        <w:rPr/>
        <w:t xml:space="preserve">Radio button to switch between CR and DD items will be removed. Please check the email on 1/28 </w:t>
      </w:r>
      <w:r>
        <w:rPr>
          <w:rStyle w:val="CommentReference"/>
        </w:rPr>
        <w:annotationRef/>
      </w:r>
    </w:p>
  </w:comment>
  <w:comment w:initials="CM" w:author="Chandana, Mahesh" w:date="2022-02-02T08:23:47" w:id="163459117">
    <w:p w:rsidR="241D1C5C" w:rsidRDefault="241D1C5C" w14:paraId="49F44BCA" w14:textId="6E628730">
      <w:pPr>
        <w:pStyle w:val="CommentText"/>
      </w:pPr>
      <w:r w:rsidR="241D1C5C">
        <w:rPr/>
        <w:t>Radio button will be removed. Please verify email 1/28.</w:t>
      </w:r>
      <w:r>
        <w:rPr>
          <w:rStyle w:val="CommentReference"/>
        </w:rPr>
        <w:annotationRef/>
      </w:r>
    </w:p>
  </w:comment>
  <w:comment w:initials="CM" w:author="Chandana, Mahesh" w:date="2022-02-02T08:27:13" w:id="19272302">
    <w:p w:rsidR="241D1C5C" w:rsidRDefault="241D1C5C" w14:paraId="791FC41A" w14:textId="188BB3F8">
      <w:pPr>
        <w:pStyle w:val="CommentText"/>
      </w:pPr>
      <w:r w:rsidR="241D1C5C">
        <w:rPr/>
        <w:t>Is it required to have swap functionality for acceptable values in CR item?</w:t>
      </w:r>
      <w:r>
        <w:rPr>
          <w:rStyle w:val="CommentReference"/>
        </w:rPr>
        <w:annotationRef/>
      </w:r>
    </w:p>
  </w:comment>
  <w:comment w:initials="CM" w:author="Chandana, Mahesh" w:date="2022-02-02T08:29:58" w:id="1838016660">
    <w:p w:rsidR="241D1C5C" w:rsidRDefault="241D1C5C" w14:paraId="56C47796" w14:textId="599AE013">
      <w:pPr>
        <w:pStyle w:val="CommentText"/>
      </w:pPr>
      <w:r w:rsidR="241D1C5C">
        <w:rPr/>
        <w:t>Yes, that's correct</w:t>
      </w:r>
      <w:r>
        <w:rPr>
          <w:rStyle w:val="CommentReference"/>
        </w:rPr>
        <w:annotationRef/>
      </w:r>
    </w:p>
  </w:comment>
  <w:comment w:initials="CM" w:author="Chandana, Mahesh" w:date="2022-02-02T08:30:39" w:id="1776055737">
    <w:p w:rsidR="241D1C5C" w:rsidRDefault="241D1C5C" w14:paraId="2034E3F5" w14:textId="60964BA0">
      <w:pPr>
        <w:pStyle w:val="CommentText"/>
      </w:pPr>
      <w:r w:rsidR="241D1C5C">
        <w:rPr/>
        <w:t>Please change the file names as CR and DD items types will be implemented separately.</w:t>
      </w:r>
      <w:r>
        <w:rPr>
          <w:rStyle w:val="CommentReference"/>
        </w:rPr>
        <w:annotationRef/>
      </w:r>
    </w:p>
  </w:comment>
  <w:comment w:initials="CM" w:author="Chandana, Mahesh" w:date="2022-02-02T08:32:06" w:id="529743029">
    <w:p w:rsidR="241D1C5C" w:rsidRDefault="241D1C5C" w14:paraId="2FD089E4" w14:textId="37BDBECC">
      <w:pPr>
        <w:pStyle w:val="CommentText"/>
      </w:pPr>
      <w:r w:rsidR="241D1C5C">
        <w:rPr/>
        <w:t>Folder names and file names will be separate for CR and DD.</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253F5A23"/>
  <w15:commentEx w15:done="1" w15:paraId="24527DE9" w15:paraIdParent="253F5A23"/>
  <w15:commentEx w15:done="0" w15:paraId="3D2028A4"/>
  <w15:commentEx w15:done="0" w15:paraId="4C13F9D7"/>
  <w15:commentEx w15:done="0" w15:paraId="7220FA5E"/>
  <w15:commentEx w15:done="0" w15:paraId="5AF1EEB2"/>
  <w15:commentEx w15:done="0" w15:paraId="49F44BCA"/>
  <w15:commentEx w15:done="0" w15:paraId="791FC41A"/>
  <w15:commentEx w15:done="0" w15:paraId="56C47796" w15:paraIdParent="7220FA5E"/>
  <w15:commentEx w15:done="0" w15:paraId="2034E3F5"/>
  <w15:commentEx w15:done="0" w15:paraId="2FD089E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31E0D08" w16cex:dateUtc="2021-10-06T03:56:00Z"/>
  <w16cex:commentExtensible w16cex:durableId="71097412" w16cex:dateUtc="2021-10-01T19:55:00Z"/>
  <w16cex:commentExtensible w16cex:durableId="421B46E1" w16cex:dateUtc="2021-10-06T04:06:00Z"/>
  <w16cex:commentExtensible w16cex:durableId="2511525D" w16cex:dateUtc="2021-10-13T17:41:00Z"/>
  <w16cex:commentExtensible w16cex:durableId="251151E5" w16cex:dateUtc="2021-10-13T17:39:00Z"/>
  <w16cex:commentExtensible w16cex:durableId="4309AFB8" w16cex:dateUtc="2021-10-06T04:11:00Z"/>
  <w16cex:commentExtensible w16cex:durableId="251152E6" w16cex:dateUtc="2021-10-13T17:43:00Z"/>
  <w16cex:commentExtensible w16cex:durableId="1D1C46EA" w16cex:dateUtc="2021-10-06T04:23:00Z"/>
  <w16cex:commentExtensible w16cex:durableId="25115549" w16cex:dateUtc="2021-10-13T17:53:00Z"/>
  <w16cex:commentExtensible w16cex:durableId="25115596" w16cex:dateUtc="2021-10-13T17:54:00Z"/>
  <w16cex:commentExtensible w16cex:durableId="25059B48" w16cex:dateUtc="2021-10-04T20:24:00Z"/>
  <w16cex:commentExtensible w16cex:durableId="25115644" w16cex:dateUtc="2021-10-13T17:57:00Z"/>
  <w16cex:commentExtensible w16cex:durableId="251156B3" w16cex:dateUtc="2021-10-13T17:59:00Z"/>
  <w16cex:commentExtensible w16cex:durableId="25115C8A" w16cex:dateUtc="2021-10-13T18:24:00Z"/>
  <w16cex:commentExtensible w16cex:durableId="25115D45" w16cex:dateUtc="2021-10-13T18:27:00Z"/>
  <w16cex:commentExtensible w16cex:durableId="25115DC4" w16cex:dateUtc="2021-10-13T18:29:00Z"/>
  <w16cex:commentExtensible w16cex:durableId="288E12DB" w16cex:dateUtc="2022-01-03T21:14:11.831Z"/>
  <w16cex:commentExtensible w16cex:durableId="01A05AAD" w16cex:dateUtc="2022-01-03T21:22:14.451Z"/>
  <w16cex:commentExtensible w16cex:durableId="68744CD7" w16cex:dateUtc="2022-01-03T21:25:18.558Z"/>
  <w16cex:commentExtensible w16cex:durableId="0E98F8C4" w16cex:dateUtc="2022-01-03T21:46:44.576Z"/>
  <w16cex:commentExtensible w16cex:durableId="6CFB82C8" w16cex:dateUtc="2022-01-03T21:49:22.987Z"/>
  <w16cex:commentExtensible w16cex:durableId="4BC40F2A" w16cex:dateUtc="2022-01-03T21:50:12.654Z"/>
  <w16cex:commentExtensible w16cex:durableId="29D4BA5A" w16cex:dateUtc="2022-01-03T21:50:49.192Z"/>
  <w16cex:commentExtensible w16cex:durableId="46B47EC4" w16cex:dateUtc="2022-01-03T21:59:14.929Z"/>
  <w16cex:commentExtensible w16cex:durableId="14343082" w16cex:dateUtc="2022-01-03T22:01:55.078Z"/>
  <w16cex:commentExtensible w16cex:durableId="5D526DBF" w16cex:dateUtc="2022-01-03T22:02:15.403Z"/>
  <w16cex:commentExtensible w16cex:durableId="5E0639CB" w16cex:dateUtc="2022-01-03T22:14:25.751Z"/>
  <w16cex:commentExtensible w16cex:durableId="73205DF1" w16cex:dateUtc="2022-01-03T22:22:29.679Z"/>
  <w16cex:commentExtensible w16cex:durableId="452621AE" w16cex:dateUtc="2022-01-03T22:24:03.092Z"/>
  <w16cex:commentExtensible w16cex:durableId="32857A65" w16cex:dateUtc="2022-01-03T22:32:31.148Z"/>
  <w16cex:commentExtensible w16cex:durableId="707E3BB2" w16cex:dateUtc="2022-01-03T22:53:23.581Z"/>
  <w16cex:commentExtensible w16cex:durableId="4D981488" w16cex:dateUtc="2022-01-03T23:00:04.266Z"/>
  <w16cex:commentExtensible w16cex:durableId="68675B32" w16cex:dateUtc="2022-01-03T23:01:16.078Z"/>
  <w16cex:commentExtensible w16cex:durableId="19C680DA" w16cex:dateUtc="2022-01-03T23:02:31.395Z"/>
  <w16cex:commentExtensible w16cex:durableId="18B22763" w16cex:dateUtc="2022-01-03T23:02:58.905Z"/>
  <w16cex:commentExtensible w16cex:durableId="04080D66" w16cex:dateUtc="2022-01-03T23:03:37.58Z"/>
  <w16cex:commentExtensible w16cex:durableId="6EDAAAA4" w16cex:dateUtc="2022-01-03T23:07:09.457Z"/>
  <w16cex:commentExtensible w16cex:durableId="49A61DD5" w16cex:dateUtc="2022-01-03T23:11:34.955Z"/>
  <w16cex:commentExtensible w16cex:durableId="2BF045DB" w16cex:dateUtc="2022-01-03T23:31:31.43Z"/>
  <w16cex:commentExtensible w16cex:durableId="02179D9D" w16cex:dateUtc="2022-01-03T23:33:37.933Z"/>
  <w16cex:commentExtensible w16cex:durableId="7414CAC3" w16cex:dateUtc="2022-01-03T23:35:21.594Z"/>
  <w16cex:commentExtensible w16cex:durableId="33C73876" w16cex:dateUtc="2022-01-03T23:38:18.869Z"/>
  <w16cex:commentExtensible w16cex:durableId="071E8E2E" w16cex:dateUtc="2022-01-03T23:44:17.754Z"/>
  <w16cex:commentExtensible w16cex:durableId="2F44D03D" w16cex:dateUtc="2022-01-04T11:01:54.301Z"/>
  <w16cex:commentExtensible w16cex:durableId="2EF83D33" w16cex:dateUtc="2022-01-04T11:03:55.626Z"/>
  <w16cex:commentExtensible w16cex:durableId="20ED37A7" w16cex:dateUtc="2022-01-04T11:05:58.876Z"/>
  <w16cex:commentExtensible w16cex:durableId="3B77FA09" w16cex:dateUtc="2022-01-04T11:12:13.802Z"/>
  <w16cex:commentExtensible w16cex:durableId="2C3D2ED2" w16cex:dateUtc="2022-01-04T11:15:02.582Z"/>
  <w16cex:commentExtensible w16cex:durableId="3B89BA9B" w16cex:dateUtc="2022-01-04T11:17:21.405Z"/>
  <w16cex:commentExtensible w16cex:durableId="6746FE0F" w16cex:dateUtc="2022-01-04T11:26:28.817Z"/>
  <w16cex:commentExtensible w16cex:durableId="2FAD5168" w16cex:dateUtc="2022-01-04T11:27:47.482Z"/>
  <w16cex:commentExtensible w16cex:durableId="5339012C" w16cex:dateUtc="2022-01-04T11:31:12.569Z"/>
  <w16cex:commentExtensible w16cex:durableId="6EB264E6" w16cex:dateUtc="2022-01-04T11:35:05.408Z"/>
  <w16cex:commentExtensible w16cex:durableId="54BA64FF" w16cex:dateUtc="2022-01-04T11:40:36.856Z"/>
  <w16cex:commentExtensible w16cex:durableId="0174F0D1" w16cex:dateUtc="2022-01-04T11:48:21.439Z"/>
  <w16cex:commentExtensible w16cex:durableId="300DCC9D" w16cex:dateUtc="2022-01-04T11:49:36.455Z"/>
  <w16cex:commentExtensible w16cex:durableId="61676EBA" w16cex:dateUtc="2022-01-04T12:07:46.098Z"/>
  <w16cex:commentExtensible w16cex:durableId="59ADE58C" w16cex:dateUtc="2022-01-04T12:08:44.516Z"/>
  <w16cex:commentExtensible w16cex:durableId="72CDCC33" w16cex:dateUtc="2022-01-04T12:11:08.971Z"/>
  <w16cex:commentExtensible w16cex:durableId="42845C11" w16cex:dateUtc="2022-01-04T12:15:52.442Z"/>
  <w16cex:commentExtensible w16cex:durableId="461354CE" w16cex:dateUtc="2022-01-03T21:11:50.619Z"/>
  <w16cex:commentExtensible w16cex:durableId="0CFBDF59" w16cex:dateUtc="2022-01-04T12:13:53.09Z"/>
  <w16cex:commentExtensible w16cex:durableId="37A35E95" w16cex:dateUtc="2022-01-04T12:43:49.425Z"/>
  <w16cex:commentExtensible w16cex:durableId="5FFE3DFB" w16cex:dateUtc="2022-01-04T14:07:42.474Z"/>
  <w16cex:commentExtensible w16cex:durableId="1FA859ED" w16cex:dateUtc="2022-01-04T14:16:22.072Z"/>
  <w16cex:commentExtensible w16cex:durableId="3A2B1D55" w16cex:dateUtc="2022-01-04T14:17:33.073Z"/>
  <w16cex:commentExtensible w16cex:durableId="2ABE86F8" w16cex:dateUtc="2022-01-04T14:20:05.68Z"/>
  <w16cex:commentExtensible w16cex:durableId="3DC5F04E" w16cex:dateUtc="2022-01-04T14:21:56.244Z"/>
  <w16cex:commentExtensible w16cex:durableId="29037ECA" w16cex:dateUtc="2022-01-04T14:23:16.808Z"/>
  <w16cex:commentExtensible w16cex:durableId="74033DA3" w16cex:dateUtc="2022-01-04T14:27:54.201Z"/>
  <w16cex:commentExtensible w16cex:durableId="20214B3F" w16cex:dateUtc="2022-01-04T14:28:28.87Z"/>
  <w16cex:commentExtensible w16cex:durableId="697B0B96" w16cex:dateUtc="2022-01-04T14:28:56.828Z"/>
  <w16cex:commentExtensible w16cex:durableId="3E48A7FA" w16cex:dateUtc="2022-01-04T14:29:12.822Z"/>
  <w16cex:commentExtensible w16cex:durableId="7A0E59BC" w16cex:dateUtc="2022-01-04T14:31:57.451Z"/>
  <w16cex:commentExtensible w16cex:durableId="249B3868" w16cex:dateUtc="2022-01-31T19:32:06.485Z"/>
  <w16cex:commentExtensible w16cex:durableId="04B058BB" w16cex:dateUtc="2022-01-31T19:36:23.325Z"/>
  <w16cex:commentExtensible w16cex:durableId="7BBBFA5F" w16cex:dateUtc="2022-01-31T19:38:48.28Z"/>
  <w16cex:commentExtensible w16cex:durableId="5DF198B8" w16cex:dateUtc="2022-02-02T14:22:03.644Z"/>
  <w16cex:commentExtensible w16cex:durableId="4861F8F8" w16cex:dateUtc="2022-02-02T14:23:47.934Z"/>
  <w16cex:commentExtensible w16cex:durableId="43B89C26" w16cex:dateUtc="2022-02-02T14:27:13.783Z"/>
  <w16cex:commentExtensible w16cex:durableId="55723BB0" w16cex:dateUtc="2022-02-02T14:29:58.649Z"/>
  <w16cex:commentExtensible w16cex:durableId="36978290" w16cex:dateUtc="2022-02-02T14:30:39.629Z"/>
  <w16cex:commentExtensible w16cex:durableId="75C5CFC0" w16cex:dateUtc="2022-02-02T14:32:06.44Z"/>
</w16cex:commentsExtensible>
</file>

<file path=word/commentsIds.xml><?xml version="1.0" encoding="utf-8"?>
<w16cid:commentsIds xmlns:mc="http://schemas.openxmlformats.org/markup-compatibility/2006" xmlns:w16cid="http://schemas.microsoft.com/office/word/2016/wordml/cid" mc:Ignorable="w16cid">
  <w16cid:commentId w16cid:paraId="721E9F31" w16cid:durableId="731E0D08"/>
  <w16cid:commentId w16cid:paraId="5B59A920" w16cid:durableId="71097412"/>
  <w16cid:commentId w16cid:paraId="31EF9144" w16cid:durableId="421B46E1"/>
  <w16cid:commentId w16cid:paraId="5EBEFEEE" w16cid:durableId="2511525D"/>
  <w16cid:commentId w16cid:paraId="485F4FD9" w16cid:durableId="251151E5"/>
  <w16cid:commentId w16cid:paraId="6AFD9587" w16cid:durableId="4309AFB8"/>
  <w16cid:commentId w16cid:paraId="58F01D6A" w16cid:durableId="251152E6"/>
  <w16cid:commentId w16cid:paraId="135C894B" w16cid:durableId="1D1C46EA"/>
  <w16cid:commentId w16cid:paraId="427FF19F" w16cid:durableId="25115549"/>
  <w16cid:commentId w16cid:paraId="16EB2F6C" w16cid:durableId="25115596"/>
  <w16cid:commentId w16cid:paraId="78351186" w16cid:durableId="25059B48"/>
  <w16cid:commentId w16cid:paraId="18082FD2" w16cid:durableId="25115644"/>
  <w16cid:commentId w16cid:paraId="5123731C" w16cid:durableId="251156B3"/>
  <w16cid:commentId w16cid:paraId="27FDE82E" w16cid:durableId="25115C8A"/>
  <w16cid:commentId w16cid:paraId="0B7DBA1A" w16cid:durableId="25115D45"/>
  <w16cid:commentId w16cid:paraId="761B4773" w16cid:durableId="25115DC4"/>
  <w16cid:commentId w16cid:paraId="349DF945" w16cid:durableId="288E12DB"/>
  <w16cid:commentId w16cid:paraId="6B5CD3CE" w16cid:durableId="01A05AAD"/>
  <w16cid:commentId w16cid:paraId="192EC180" w16cid:durableId="68744CD7"/>
  <w16cid:commentId w16cid:paraId="194FD1CE" w16cid:durableId="0E98F8C4"/>
  <w16cid:commentId w16cid:paraId="5B4FB2AA" w16cid:durableId="6CFB82C8"/>
  <w16cid:commentId w16cid:paraId="3B765EA3" w16cid:durableId="4BC40F2A"/>
  <w16cid:commentId w16cid:paraId="6F86D729" w16cid:durableId="29D4BA5A"/>
  <w16cid:commentId w16cid:paraId="37A2FC49" w16cid:durableId="46B47EC4"/>
  <w16cid:commentId w16cid:paraId="31933E3A" w16cid:durableId="14343082"/>
  <w16cid:commentId w16cid:paraId="34F9F198" w16cid:durableId="5D526DBF"/>
  <w16cid:commentId w16cid:paraId="6A5C77E5" w16cid:durableId="5E0639CB"/>
  <w16cid:commentId w16cid:paraId="045B661B" w16cid:durableId="73205DF1"/>
  <w16cid:commentId w16cid:paraId="02BF0B43" w16cid:durableId="452621AE"/>
  <w16cid:commentId w16cid:paraId="4B603657" w16cid:durableId="32857A65"/>
  <w16cid:commentId w16cid:paraId="1942C56E" w16cid:durableId="707E3BB2"/>
  <w16cid:commentId w16cid:paraId="58AEFD24" w16cid:durableId="4D981488"/>
  <w16cid:commentId w16cid:paraId="04B23C18" w16cid:durableId="68675B32"/>
  <w16cid:commentId w16cid:paraId="5D8E160A" w16cid:durableId="19C680DA"/>
  <w16cid:commentId w16cid:paraId="178630F4" w16cid:durableId="18B22763"/>
  <w16cid:commentId w16cid:paraId="5A8F4BD1" w16cid:durableId="04080D66"/>
  <w16cid:commentId w16cid:paraId="06A5D50C" w16cid:durableId="6EDAAAA4"/>
  <w16cid:commentId w16cid:paraId="7322B498" w16cid:durableId="49A61DD5"/>
  <w16cid:commentId w16cid:paraId="4B7F54FD" w16cid:durableId="2BF045DB"/>
  <w16cid:commentId w16cid:paraId="2E464B95" w16cid:durableId="02179D9D"/>
  <w16cid:commentId w16cid:paraId="440232BB" w16cid:durableId="7414CAC3"/>
  <w16cid:commentId w16cid:paraId="79146E24" w16cid:durableId="33C73876"/>
  <w16cid:commentId w16cid:paraId="0548D05D" w16cid:durableId="071E8E2E"/>
  <w16cid:commentId w16cid:paraId="343ACAC0" w16cid:durableId="2F44D03D"/>
  <w16cid:commentId w16cid:paraId="1A66BAE9" w16cid:durableId="2EF83D33"/>
  <w16cid:commentId w16cid:paraId="279DFCF5" w16cid:durableId="20ED37A7"/>
  <w16cid:commentId w16cid:paraId="0C4E2A3A" w16cid:durableId="3B77FA09"/>
  <w16cid:commentId w16cid:paraId="253F5A23" w16cid:durableId="2C3D2ED2"/>
  <w16cid:commentId w16cid:paraId="1CCF27C1" w16cid:durableId="3B89BA9B"/>
  <w16cid:commentId w16cid:paraId="4BE6E52D" w16cid:durableId="6746FE0F"/>
  <w16cid:commentId w16cid:paraId="6C56357C" w16cid:durableId="2FAD5168"/>
  <w16cid:commentId w16cid:paraId="781417E0" w16cid:durableId="5339012C"/>
  <w16cid:commentId w16cid:paraId="2DB0394F" w16cid:durableId="6EB264E6"/>
  <w16cid:commentId w16cid:paraId="3027F2E5" w16cid:durableId="54BA64FF"/>
  <w16cid:commentId w16cid:paraId="4EDA0C97" w16cid:durableId="0174F0D1"/>
  <w16cid:commentId w16cid:paraId="2C00250A" w16cid:durableId="300DCC9D"/>
  <w16cid:commentId w16cid:paraId="3CAF62A5" w16cid:durableId="61676EBA"/>
  <w16cid:commentId w16cid:paraId="6A049017" w16cid:durableId="59ADE58C"/>
  <w16cid:commentId w16cid:paraId="21FC1561" w16cid:durableId="72CDCC33"/>
  <w16cid:commentId w16cid:paraId="212B4A0C" w16cid:durableId="42845C11"/>
  <w16cid:commentId w16cid:paraId="48ABF050" w16cid:durableId="461354CE"/>
  <w16cid:commentId w16cid:paraId="50D0EB65" w16cid:durableId="0CFBDF59"/>
  <w16cid:commentId w16cid:paraId="6E179F44" w16cid:durableId="37A35E95"/>
  <w16cid:commentId w16cid:paraId="4A87E89D" w16cid:durableId="5FFE3DFB"/>
  <w16cid:commentId w16cid:paraId="17F9DB83" w16cid:durableId="1FA859ED"/>
  <w16cid:commentId w16cid:paraId="24527DE9" w16cid:durableId="3A2B1D55"/>
  <w16cid:commentId w16cid:paraId="19E5802A" w16cid:durableId="2ABE86F8"/>
  <w16cid:commentId w16cid:paraId="19994FC8" w16cid:durableId="3DC5F04E"/>
  <w16cid:commentId w16cid:paraId="233B116C" w16cid:durableId="29037ECA"/>
  <w16cid:commentId w16cid:paraId="7E43E532" w16cid:durableId="74033DA3"/>
  <w16cid:commentId w16cid:paraId="49E53629" w16cid:durableId="20214B3F"/>
  <w16cid:commentId w16cid:paraId="31FBAA04" w16cid:durableId="697B0B96"/>
  <w16cid:commentId w16cid:paraId="3B4EAE5A" w16cid:durableId="3E48A7FA"/>
  <w16cid:commentId w16cid:paraId="2C7E29EF" w16cid:durableId="7A0E59BC"/>
  <w16cid:commentId w16cid:paraId="3D2028A4" w16cid:durableId="249B3868"/>
  <w16cid:commentId w16cid:paraId="4C13F9D7" w16cid:durableId="04B058BB"/>
  <w16cid:commentId w16cid:paraId="7220FA5E" w16cid:durableId="7BBBFA5F"/>
  <w16cid:commentId w16cid:paraId="5AF1EEB2" w16cid:durableId="5DF198B8"/>
  <w16cid:commentId w16cid:paraId="49F44BCA" w16cid:durableId="4861F8F8"/>
  <w16cid:commentId w16cid:paraId="791FC41A" w16cid:durableId="43B89C26"/>
  <w16cid:commentId w16cid:paraId="56C47796" w16cid:durableId="55723BB0"/>
  <w16cid:commentId w16cid:paraId="2034E3F5" w16cid:durableId="36978290"/>
  <w16cid:commentId w16cid:paraId="2FD089E4" w16cid:durableId="75C5CF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21C" w:rsidRDefault="0094121C" w14:paraId="780BFE57" w14:textId="77777777">
      <w:pPr>
        <w:spacing w:line="240" w:lineRule="auto"/>
      </w:pPr>
      <w:r>
        <w:separator/>
      </w:r>
    </w:p>
  </w:endnote>
  <w:endnote w:type="continuationSeparator" w:id="0">
    <w:p w:rsidR="0094121C" w:rsidRDefault="0094121C" w14:paraId="6CA8A3C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altName w:val="Arial"/>
    <w:charset w:val="00"/>
    <w:family w:val="swiss"/>
    <w:pitch w:val="variable"/>
    <w:sig w:usb0="E1000AEF" w:usb1="5000A1FF" w:usb2="00000000" w:usb3="00000000" w:csb0="000001B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B07" w:rsidRDefault="00744B07" w14:paraId="66BEA3CC" w14:textId="2C031501">
    <w:pPr>
      <w:pStyle w:val="Footer"/>
      <w:tabs>
        <w:tab w:val="center" w:pos="5040"/>
      </w:tabs>
    </w:pPr>
    <w:r>
      <w:rPr>
        <w:rFonts w:ascii="Cambria" w:hAnsi="Cambria"/>
      </w:rPr>
      <w:t>Saved 28 December, 2021</w:t>
    </w:r>
    <w:r>
      <w:rPr>
        <w:rFonts w:ascii="Cambria" w:hAnsi="Cambria"/>
      </w:rPr>
      <w:tab/>
    </w:r>
    <w:r>
      <w:rPr>
        <w:rFonts w:ascii="Cambria" w:hAnsi="Cambria"/>
      </w:rPr>
      <w:t>ATS</w:t>
    </w:r>
    <w:r>
      <w:rPr>
        <w:rFonts w:ascii="Cambria" w:hAnsi="Cambria"/>
      </w:rPr>
      <w:tab/>
    </w:r>
    <w:r>
      <w:rPr>
        <w:rFonts w:ascii="Cambria" w:hAnsi="Cambria"/>
      </w:rPr>
      <w:tab/>
    </w:r>
    <w:r>
      <w:rPr>
        <w:rFonts w:ascii="Cambria" w:hAnsi="Cambria"/>
      </w:rPr>
      <w:t xml:space="preserve">Page </w:t>
    </w:r>
    <w:r>
      <w:rPr>
        <w:rFonts w:ascii="Cambria" w:hAnsi="Cambria"/>
      </w:rPr>
      <w:fldChar w:fldCharType="begin"/>
    </w:r>
    <w:r>
      <w:instrText>PAGE</w:instrText>
    </w:r>
    <w:r>
      <w:fldChar w:fldCharType="separate"/>
    </w:r>
    <w:r w:rsidR="00D97825">
      <w:rPr>
        <w:noProof/>
      </w:rPr>
      <w:t>21</w:t>
    </w:r>
    <w:r>
      <w:fldChar w:fldCharType="end"/>
    </w:r>
    <w:r>
      <w:rPr>
        <w:rFonts w:ascii="Cambria" w:hAnsi="Cambria"/>
      </w:rPr>
      <w:t xml:space="preserve"> of </w:t>
    </w:r>
    <w:r>
      <w:rPr>
        <w:rFonts w:ascii="Cambria" w:hAnsi="Cambria"/>
      </w:rPr>
      <w:fldChar w:fldCharType="begin"/>
    </w:r>
    <w:r>
      <w:instrText>NUMPAGES</w:instrText>
    </w:r>
    <w:r>
      <w:fldChar w:fldCharType="separate"/>
    </w:r>
    <w:r w:rsidR="00D97825">
      <w:rPr>
        <w:noProof/>
      </w:rPr>
      <w:t>22</w:t>
    </w:r>
    <w:r>
      <w:fldChar w:fldCharType="end"/>
    </w:r>
  </w:p>
  <w:p w:rsidR="00744B07" w:rsidRDefault="00744B07" w14:paraId="23DE523C"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21C" w:rsidRDefault="0094121C" w14:paraId="01C095EA" w14:textId="77777777">
      <w:pPr>
        <w:spacing w:line="240" w:lineRule="auto"/>
      </w:pPr>
      <w:r>
        <w:separator/>
      </w:r>
    </w:p>
  </w:footnote>
  <w:footnote w:type="continuationSeparator" w:id="0">
    <w:p w:rsidR="0094121C" w:rsidRDefault="0094121C" w14:paraId="4D7F63EF" w14:textId="77777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9" w:type="dxa"/>
      <w:tblLook w:val="04A0" w:firstRow="1" w:lastRow="0" w:firstColumn="1" w:lastColumn="0" w:noHBand="0" w:noVBand="1"/>
    </w:tblPr>
    <w:tblGrid>
      <w:gridCol w:w="3119"/>
      <w:gridCol w:w="3120"/>
      <w:gridCol w:w="3120"/>
    </w:tblGrid>
    <w:tr w:rsidR="00744B07" w14:paraId="52E56223" w14:textId="77777777">
      <w:tc>
        <w:tcPr>
          <w:tcW w:w="3119" w:type="dxa"/>
          <w:shd w:val="clear" w:color="auto" w:fill="auto"/>
        </w:tcPr>
        <w:p w:rsidR="00744B07" w:rsidRDefault="00744B07" w14:paraId="07547A01" w14:textId="77777777">
          <w:pPr>
            <w:pStyle w:val="Header"/>
            <w:ind w:left="-115"/>
          </w:pPr>
        </w:p>
      </w:tc>
      <w:tc>
        <w:tcPr>
          <w:tcW w:w="3120" w:type="dxa"/>
          <w:shd w:val="clear" w:color="auto" w:fill="auto"/>
        </w:tcPr>
        <w:p w:rsidR="00744B07" w:rsidRDefault="00744B07" w14:paraId="5043CB0F" w14:textId="77777777">
          <w:pPr>
            <w:pStyle w:val="Header"/>
            <w:jc w:val="center"/>
          </w:pPr>
        </w:p>
      </w:tc>
      <w:tc>
        <w:tcPr>
          <w:tcW w:w="3120" w:type="dxa"/>
          <w:shd w:val="clear" w:color="auto" w:fill="auto"/>
        </w:tcPr>
        <w:p w:rsidR="00744B07" w:rsidRDefault="00744B07" w14:paraId="07459315" w14:textId="77777777">
          <w:pPr>
            <w:pStyle w:val="Header"/>
            <w:ind w:right="-115"/>
            <w:jc w:val="right"/>
          </w:pPr>
        </w:p>
      </w:tc>
    </w:tr>
  </w:tbl>
  <w:p w:rsidR="00744B07" w:rsidRDefault="00744B07" w14:paraId="6537F28F" w14:textId="77777777">
    <w:pPr>
      <w:pStyle w:val="Header"/>
    </w:pPr>
  </w:p>
</w:hdr>
</file>

<file path=word/intelligence2.xml><?xml version="1.0" encoding="utf-8"?>
<int2:intelligence xmlns:int2="http://schemas.microsoft.com/office/intelligence/2020/intelligence">
  <int2:observations>
    <int2:textHash int2:hashCode="aDzEflB1C+DQZE" int2:id="M3hUGjlZ">
      <int2:state int2:type="LegacyProofing" int2:value="Rejected"/>
    </int2:textHash>
    <int2:textHash int2:hashCode="/5TGRAW//QIeMv" int2:id="4ma8k646">
      <int2:state int2:type="LegacyProofing" int2:value="Rejected"/>
    </int2:textHash>
    <int2:textHash int2:hashCode="knmW1QER8+hR+M" int2:id="7xVersXk">
      <int2:state int2:type="LegacyProofing" int2:value="Rejected"/>
    </int2:textHash>
    <int2:textHash int2:hashCode="4poAa3hPp0VQ8V" int2:id="QQRkmEb8">
      <int2:state int2:type="LegacyProofing" int2:value="Rejected"/>
    </int2:textHash>
    <int2:textHash int2:hashCode="jVybuQLkltla9H" int2:id="OHule3s5">
      <int2:state int2:type="LegacyProofing" int2:value="Rejected"/>
    </int2:textHash>
    <int2:textHash int2:hashCode="Szxqngrzd93S0O" int2:id="fjCQ2O9R">
      <int2:state int2:type="LegacyProofing" int2:value="Rejected"/>
    </int2:textHash>
    <int2:textHash int2:hashCode="fg1bMdG5Isvbtv" int2:id="hkPUedy1">
      <int2:state int2:type="LegacyProofing" int2:value="Rejected"/>
    </int2:textHash>
    <int2:textHash int2:hashCode="O+JYhnL8cz4cyN" int2:id="VRnLaIOi">
      <int2:state int2:type="LegacyProofing" int2:value="Rejected"/>
    </int2:textHash>
    <int2:textHash int2:hashCode="+uaD7QBndGpQFG" int2:id="oQaOAVXz">
      <int2:state int2:type="LegacyProofing" int2:value="Rejected"/>
    </int2:textHash>
    <int2:textHash int2:hashCode="mamEFJyPEJ2B/E" int2:id="XolBrFEN">
      <int2:state int2:type="LegacyProofing" int2:value="Rejected"/>
    </int2:textHash>
    <int2:textHash int2:hashCode="p143Q3rJ8KUuZY" int2:id="2I1dBKJE">
      <int2:state int2:type="LegacyProofing" int2:value="Rejected"/>
    </int2:textHash>
    <int2:textHash int2:hashCode="PoZIhrTRibpEd2" int2:id="mDEOvJup">
      <int2:state int2:type="LegacyProofing" int2:value="Rejected"/>
    </int2:textHash>
    <int2:textHash int2:hashCode="5U5Do+f6uKQWT3" int2:id="eZBQR72b">
      <int2:state int2:type="LegacyProofing" int2:value="Rejected"/>
    </int2:textHash>
    <int2:textHash int2:hashCode="K48RFE6lgYuwqP" int2:id="PF1xVAee">
      <int2:state int2:type="LegacyProofing" int2:value="Rejected"/>
    </int2:textHash>
    <int2:textHash int2:hashCode="vv4aB1o9+tv2/H" int2:id="L26TwtCD">
      <int2:state int2:type="LegacyProofing" int2:value="Rejected"/>
    </int2:textHash>
    <int2:textHash int2:hashCode="v/lHxVIfNP09fp" int2:id="gUdxYt61">
      <int2:state int2:type="LegacyProofing" int2:value="Rejected"/>
    </int2:textHash>
    <int2:textHash int2:hashCode="UU9z1GYQUaljoz" int2:id="KfOE8tZX">
      <int2:state int2:type="LegacyProofing" int2:value="Rejected"/>
    </int2:textHash>
    <int2:textHash int2:hashCode="SU0FiLyamqkYwI" int2:id="bmEWUNP6">
      <int2:state int2:type="LegacyProofing" int2:value="Rejected"/>
    </int2:textHash>
    <int2:textHash int2:hashCode="N1sY7JejX/GBCJ" int2:id="IuoYrSpf">
      <int2:state int2:type="LegacyProofing" int2:value="Rejected"/>
    </int2:textHash>
    <int2:textHash int2:hashCode="m5QzpHDmGF6bIV" int2:id="m6ud4MqE">
      <int2:state int2:type="LegacyProofing" int2:value="Rejected"/>
    </int2:textHash>
    <int2:textHash int2:hashCode="rOQ2M6QN7QGxyx" int2:id="oWmL22wE">
      <int2:state int2:type="LegacyProofing" int2:value="Rejected"/>
    </int2:textHash>
    <int2:textHash int2:hashCode="hE+rhfd4+n4llk" int2:id="ncknnuHt">
      <int2:state int2:type="LegacyProofing" int2:value="Rejected"/>
    </int2:textHash>
    <int2:textHash int2:hashCode="1mPPtdNZGY03AV" int2:id="V20NNuMq">
      <int2:state int2:type="LegacyProofing" int2:value="Rejected"/>
    </int2:textHash>
    <int2:textHash int2:hashCode="NAa1CDDoeVB/sD" int2:id="nW8GqVhv">
      <int2:state int2:type="LegacyProofing" int2:value="Rejected"/>
    </int2:textHash>
    <int2:textHash int2:hashCode="s80gqXVMi/tEGF" int2:id="8QX1iN6z">
      <int2:state int2:type="LegacyProofing" int2:value="Rejected"/>
    </int2:textHash>
    <int2:textHash int2:hashCode="XiV9ZilXcDYl18" int2:id="61beEGI4">
      <int2:state int2:type="LegacyProofing" int2:value="Rejected"/>
    </int2:textHash>
    <int2:textHash int2:hashCode="Bdl+bpg0zPBjxV" int2:id="JUKHj8Pc">
      <int2:state int2:type="LegacyProofing" int2:value="Rejected"/>
    </int2:textHash>
    <int2:textHash int2:hashCode="7QkPgWukUsxxJM" int2:id="TSPOhvl0">
      <int2:state int2:type="LegacyProofing" int2:value="Rejected"/>
    </int2:textHash>
    <int2:textHash int2:hashCode="2MN2x7vMgTzyTN" int2:id="iJDFfu3r">
      <int2:state int2:type="LegacyProofing" int2:value="Rejected"/>
    </int2:textHash>
    <int2:textHash int2:hashCode="Fxd9Y1AFEVzNIW" int2:id="NfXD5hdp">
      <int2:state int2:type="LegacyProofing" int2:value="Rejected"/>
    </int2:textHash>
    <int2:textHash int2:hashCode="Mp8vblId6e2zi3" int2:id="41HkXUCE">
      <int2:state int2:type="LegacyProofing" int2:value="Rejected"/>
    </int2:textHash>
    <int2:textHash int2:hashCode="0j2DDoJAo992Dt" int2:id="pZhsl8dR">
      <int2:state int2:type="LegacyProofing" int2:value="Rejected"/>
    </int2:textHash>
    <int2:textHash int2:hashCode="3jKBixWmOL9oSX" int2:id="p0FydpUE">
      <int2:state int2:type="LegacyProofing" int2:value="Rejected"/>
    </int2:textHash>
    <int2:textHash int2:hashCode="3XLyB3y2WKWXu6" int2:id="N1J4N4uX">
      <int2:state int2:type="LegacyProofing" int2:value="Rejected"/>
    </int2:textHash>
    <int2:textHash int2:hashCode="bByk3wEkkY0wb5" int2:id="1YxPqD8k">
      <int2:state int2:type="LegacyProofing" int2:value="Rejected"/>
    </int2:textHash>
    <int2:textHash int2:hashCode="kKDJ+6zZUEzPJI" int2:id="aaHISsMi">
      <int2:state int2:type="LegacyProofing" int2:value="Rejected"/>
    </int2:textHash>
    <int2:textHash int2:hashCode="WZQB6aYqkvY4B2" int2:id="euqTMjFt">
      <int2:state int2:type="LegacyProofing" int2:value="Rejected"/>
    </int2:textHash>
    <int2:textHash int2:hashCode="opKN9b2zDWbb4T" int2:id="mBlIygzg">
      <int2:state int2:type="LegacyProofing" int2:value="Rejected"/>
    </int2:textHash>
    <int2:textHash int2:hashCode="72LZYDs6TTFoZ+" int2:id="bO4yT3kb">
      <int2:state int2:type="LegacyProofing" int2:value="Rejected"/>
    </int2:textHash>
    <int2:textHash int2:hashCode="PTKowBe0xh+hxl" int2:id="z8FS6ZlY">
      <int2:state int2:type="LegacyProofing" int2:value="Rejected"/>
    </int2:textHash>
    <int2:textHash int2:hashCode="1t2oGY8RddmQZY" int2:id="7CvDki7u">
      <int2:state int2:type="LegacyProofing" int2:value="Rejected"/>
    </int2:textHash>
    <int2:textHash int2:hashCode="1K2tDGbXkvjn76" int2:id="jIO6kG36">
      <int2:state int2:type="LegacyProofing" int2:value="Rejected"/>
    </int2:textHash>
    <int2:textHash int2:hashCode="/IUNuAnLQU65DE" int2:id="vpTEnids">
      <int2:state int2:type="LegacyProofing" int2:value="Rejected"/>
    </int2:textHash>
    <int2:textHash int2:hashCode="+ARq9K2IOHiBpB" int2:id="OlxMvHJm">
      <int2:state int2:type="LegacyProofing" int2:value="Rejected"/>
    </int2:textHash>
    <int2:textHash int2:hashCode="EdcOhcUIH3EH3/" int2:id="BK+O1UcN">
      <int2:state int2:type="LegacyProofing" int2:value="Rejected"/>
    </int2:textHash>
    <int2:textHash int2:hashCode="f2oJt8bsTn9GeJ" int2:id="FrAa2Qch">
      <int2:state int2:type="LegacyProofing" int2:value="Rejected"/>
    </int2:textHash>
    <int2:textHash int2:hashCode="D0hnClEVxzACt+" int2:id="+01Ee/i5">
      <int2:state int2:type="LegacyProofing" int2:value="Rejected"/>
    </int2:textHash>
    <int2:textHash int2:hashCode="XDqzXPVDuzM+ae" int2:id="QtljrBDy">
      <int2:state int2:type="LegacyProofing" int2:value="Rejected"/>
    </int2:textHash>
    <int2:textHash int2:hashCode="Apbpa0J8ua/B1N" int2:id="WpB0ku55">
      <int2:state int2:type="LegacyProofing" int2:value="Rejected"/>
    </int2:textHash>
    <int2:textHash int2:hashCode="RoPr4RDxz779Oc" int2:id="WuyQnruZ">
      <int2:state int2:type="LegacyProofing" int2:value="Rejected"/>
    </int2:textHash>
    <int2:textHash int2:hashCode="pSFbTp1du7ejHn" int2:id="Ac2O4N3a">
      <int2:state int2:type="LegacyProofing" int2:value="Rejected"/>
    </int2:textHash>
    <int2:textHash int2:hashCode="MJAODcm/ddNUQ8" int2:id="nqqW65R2">
      <int2:state int2:type="LegacyProofing" int2:value="Rejected"/>
    </int2:textHash>
    <int2:textHash int2:hashCode="ICa7Qkb6OBgXyI" int2:id="CprlZgXS">
      <int2:state int2:type="LegacyProofing" int2:value="Rejected"/>
    </int2:textHash>
    <int2:textHash int2:hashCode="kECn1s33oNbKsY" int2:id="+lJQEE1s">
      <int2:state int2:type="LegacyProofing" int2:value="Rejected"/>
    </int2:textHash>
    <int2:textHash int2:hashCode="j+umRv93kC2mKw" int2:id="whHJrf10">
      <int2:state int2:type="LegacyProofing" int2:value="Rejected"/>
    </int2:textHash>
    <int2:textHash int2:hashCode="Y+y3iNnybN8Uu1" int2:id="sYLUXf4a">
      <int2:state int2:type="LegacyProofing" int2:value="Rejected"/>
    </int2:textHash>
    <int2:textHash int2:hashCode="gmHlxVB9R912JV" int2:id="fAUpm7LP">
      <int2:state int2:type="LegacyProofing" int2:value="Rejected"/>
    </int2:textHash>
    <int2:textHash int2:hashCode="rXI8KLC3kK63mC" int2:id="nBGCoOof">
      <int2:state int2:type="LegacyProofing" int2:value="Rejected"/>
    </int2:textHash>
    <int2:textHash int2:hashCode="K/vaQSkmuhqgtP" int2:id="l/DF0VGA">
      <int2:state int2:type="LegacyProofing" int2:value="Rejected"/>
    </int2:textHash>
    <int2:textHash int2:hashCode="iecnwe5Hj9Y1F9" int2:id="kXATJq3c">
      <int2:state int2:type="LegacyProofing" int2:value="Rejected"/>
    </int2:textHash>
    <int2:textHash int2:hashCode="FcKkf3c+JR4NHQ" int2:id="sG7OihnG">
      <int2:state int2:type="LegacyProofing" int2:value="Rejected"/>
    </int2:textHash>
    <int2:textHash int2:hashCode="aoiPuav8CxLZsk" int2:id="C7yv5yws">
      <int2:state int2:type="LegacyProofing" int2:value="Rejected"/>
    </int2:textHash>
    <int2:textHash int2:hashCode="HILqe3oI0SV5Sb" int2:id="7yCvx9nd">
      <int2:state int2:type="LegacyProofing" int2:value="Rejected"/>
    </int2:textHash>
    <int2:textHash int2:hashCode="dtCxRTddivCQ4N" int2:id="eBwuQaEM">
      <int2:state int2:type="LegacyProofing" int2:value="Rejected"/>
    </int2:textHash>
    <int2:textHash int2:hashCode="ud18utsqv47Zr9" int2:id="gF78Sexl">
      <int2:state int2:type="LegacyProofing" int2:value="Rejected"/>
    </int2:textHash>
    <int2:textHash int2:hashCode="KQQS1xII0fQPMy" int2:id="AXwwGq38">
      <int2:state int2:type="LegacyProofing" int2:value="Rejected"/>
    </int2:textHash>
    <int2:textHash int2:hashCode="4RlymqUy4orrNz" int2:id="uMBTeJ2X">
      <int2:state int2:type="LegacyProofing" int2:value="Rejected"/>
    </int2:textHash>
    <int2:textHash int2:hashCode="+opn8EE6RVdqqI" int2:id="Yw6OGVxs">
      <int2:state int2:type="LegacyProofing" int2:value="Rejected"/>
    </int2:textHash>
    <int2:textHash int2:hashCode="/9d7wNXK5HNopP" int2:id="EyAFiFjU">
      <int2:state int2:type="LegacyProofing" int2:value="Rejected"/>
    </int2:textHash>
    <int2:textHash int2:hashCode="7wbZEBmRWx8Cdw" int2:id="5ijN8GxS">
      <int2:state int2:type="LegacyProofing" int2:value="Rejected"/>
    </int2:textHash>
    <int2:textHash int2:hashCode="L6qsIU4yfMB25P" int2:id="RemwtzWv">
      <int2:state int2:type="LegacyProofing" int2:value="Rejected"/>
    </int2:textHash>
    <int2:textHash int2:hashCode="wuqM60a3sTqIzJ" int2:id="XU9JuL+r">
      <int2:state int2:type="LegacyProofing" int2:value="Rejected"/>
    </int2:textHash>
    <int2:textHash int2:hashCode="SONGLL7t2bcM7Z" int2:id="uSePevZZ">
      <int2:state int2:type="LegacyProofing" int2:value="Rejected"/>
    </int2:textHash>
    <int2:textHash int2:hashCode="pMwwNEL4tatsdF" int2:id="QTP60Rpf">
      <int2:state int2:type="LegacyProofing" int2:value="Rejected"/>
    </int2:textHash>
    <int2:textHash int2:hashCode="mYINR+VTKJZgIy" int2:id="805o3Ib/">
      <int2:state int2:type="LegacyProofing" int2:value="Rejected"/>
    </int2:textHash>
    <int2:textHash int2:hashCode="RAKruY+VWcv7bX" int2:id="XDHSclYT">
      <int2:state int2:type="LegacyProofing" int2:value="Rejected"/>
    </int2:textHash>
    <int2:textHash int2:hashCode="YS80nw3halS5uU" int2:id="2bio9akQ">
      <int2:state int2:type="LegacyProofing" int2:value="Rejected"/>
    </int2:textHash>
    <int2:textHash int2:hashCode="9zSteN8s5Qbwcy" int2:id="tjE2Vabi">
      <int2:state int2:type="LegacyProofing" int2:value="Rejected"/>
    </int2:textHash>
    <int2:textHash int2:hashCode="7gq5G8tt7/HDcd" int2:id="gJ7yabMx">
      <int2:state int2:type="LegacyProofing" int2:value="Rejected"/>
    </int2:textHash>
    <int2:textHash int2:hashCode="4eOJIv3LiNEiy2" int2:id="tuQanqcm">
      <int2:state int2:type="LegacyProofing" int2:value="Rejected"/>
    </int2:textHash>
    <int2:textHash int2:hashCode="jUUBMhe9EmudvN" int2:id="ipIGaUBz">
      <int2:state int2:type="LegacyProofing" int2:value="Rejected"/>
    </int2:textHash>
    <int2:textHash int2:hashCode="bNAEtFuwV/dIqg" int2:id="Jk+M2579">
      <int2:state int2:type="LegacyProofing" int2:value="Rejected"/>
    </int2:textHash>
    <int2:textHash int2:hashCode="yxy7awrqRWoJtq" int2:id="Pmhe2N+S">
      <int2:state int2:type="LegacyProofing" int2:value="Rejected"/>
    </int2:textHash>
    <int2:textHash int2:hashCode="NqVAMQGV342jSo" int2:id="dtJBZ+83">
      <int2:state int2:type="LegacyProofing" int2:value="Rejected"/>
    </int2:textHash>
    <int2:textHash int2:hashCode="jwm0TYdqMhLtpu" int2:id="U3niYvYd">
      <int2:state int2:type="LegacyProofing" int2:value="Rejected"/>
    </int2:textHash>
    <int2:textHash int2:hashCode="nj2zXeE6DyD2Tu" int2:id="GAqNyp9n">
      <int2:state int2:type="LegacyProofing" int2:value="Rejected"/>
    </int2:textHash>
    <int2:textHash int2:hashCode="TSFaBSDislK7B4" int2:id="wVqqm5gj">
      <int2:state int2:type="LegacyProofing" int2:value="Rejected"/>
    </int2:textHash>
    <int2:textHash int2:hashCode="Bi2b0wtfGdT5qA" int2:id="J09a787M">
      <int2:state int2:type="LegacyProofing" int2:value="Rejected"/>
    </int2:textHash>
    <int2:bookmark int2:bookmarkName="_Int_2fUxjMBc" int2:invalidationBookmarkName="" int2:hashCode="N9QWmb3uT8uWnK" int2:id="EWmbe3es">
      <int2:state int2:type="LegacyProofing"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5E1F25"/>
    <w:multiLevelType w:val="hybridMultilevel"/>
    <w:tmpl w:val="08CCC60A"/>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C16017"/>
    <w:multiLevelType w:val="hybridMultilevel"/>
    <w:tmpl w:val="2D8CAC72"/>
    <w:lvl w:ilvl="0" w:tplc="B0D8C7C2">
      <w:start w:val="1"/>
      <w:numFmt w:val="bullet"/>
      <w:lvlText w:val=""/>
      <w:lvlJc w:val="left"/>
      <w:pPr>
        <w:ind w:left="2858" w:hanging="360"/>
      </w:pPr>
      <w:rPr>
        <w:rFonts w:hint="default" w:ascii="Symbol" w:hAnsi="Symbol"/>
      </w:rPr>
    </w:lvl>
    <w:lvl w:ilvl="1" w:tplc="D8362FE8" w:tentative="1">
      <w:start w:val="1"/>
      <w:numFmt w:val="bullet"/>
      <w:lvlText w:val="o"/>
      <w:lvlJc w:val="left"/>
      <w:pPr>
        <w:ind w:left="3578" w:hanging="360"/>
      </w:pPr>
      <w:rPr>
        <w:rFonts w:hint="default" w:ascii="Courier New" w:hAnsi="Courier New"/>
      </w:rPr>
    </w:lvl>
    <w:lvl w:ilvl="2" w:tplc="28A249C6" w:tentative="1">
      <w:start w:val="1"/>
      <w:numFmt w:val="bullet"/>
      <w:lvlText w:val=""/>
      <w:lvlJc w:val="left"/>
      <w:pPr>
        <w:ind w:left="4298" w:hanging="360"/>
      </w:pPr>
      <w:rPr>
        <w:rFonts w:hint="default" w:ascii="Wingdings" w:hAnsi="Wingdings"/>
      </w:rPr>
    </w:lvl>
    <w:lvl w:ilvl="3" w:tplc="7D826266" w:tentative="1">
      <w:start w:val="1"/>
      <w:numFmt w:val="bullet"/>
      <w:lvlText w:val=""/>
      <w:lvlJc w:val="left"/>
      <w:pPr>
        <w:ind w:left="5018" w:hanging="360"/>
      </w:pPr>
      <w:rPr>
        <w:rFonts w:hint="default" w:ascii="Symbol" w:hAnsi="Symbol"/>
      </w:rPr>
    </w:lvl>
    <w:lvl w:ilvl="4" w:tplc="439418FA" w:tentative="1">
      <w:start w:val="1"/>
      <w:numFmt w:val="bullet"/>
      <w:lvlText w:val="o"/>
      <w:lvlJc w:val="left"/>
      <w:pPr>
        <w:ind w:left="5738" w:hanging="360"/>
      </w:pPr>
      <w:rPr>
        <w:rFonts w:hint="default" w:ascii="Courier New" w:hAnsi="Courier New"/>
      </w:rPr>
    </w:lvl>
    <w:lvl w:ilvl="5" w:tplc="7F185646" w:tentative="1">
      <w:start w:val="1"/>
      <w:numFmt w:val="bullet"/>
      <w:lvlText w:val=""/>
      <w:lvlJc w:val="left"/>
      <w:pPr>
        <w:ind w:left="6458" w:hanging="360"/>
      </w:pPr>
      <w:rPr>
        <w:rFonts w:hint="default" w:ascii="Wingdings" w:hAnsi="Wingdings"/>
      </w:rPr>
    </w:lvl>
    <w:lvl w:ilvl="6" w:tplc="3FB09656" w:tentative="1">
      <w:start w:val="1"/>
      <w:numFmt w:val="bullet"/>
      <w:lvlText w:val=""/>
      <w:lvlJc w:val="left"/>
      <w:pPr>
        <w:ind w:left="7178" w:hanging="360"/>
      </w:pPr>
      <w:rPr>
        <w:rFonts w:hint="default" w:ascii="Symbol" w:hAnsi="Symbol"/>
      </w:rPr>
    </w:lvl>
    <w:lvl w:ilvl="7" w:tplc="C51C5750" w:tentative="1">
      <w:start w:val="1"/>
      <w:numFmt w:val="bullet"/>
      <w:lvlText w:val="o"/>
      <w:lvlJc w:val="left"/>
      <w:pPr>
        <w:ind w:left="7898" w:hanging="360"/>
      </w:pPr>
      <w:rPr>
        <w:rFonts w:hint="default" w:ascii="Courier New" w:hAnsi="Courier New"/>
      </w:rPr>
    </w:lvl>
    <w:lvl w:ilvl="8" w:tplc="10AA8E26" w:tentative="1">
      <w:start w:val="1"/>
      <w:numFmt w:val="bullet"/>
      <w:lvlText w:val=""/>
      <w:lvlJc w:val="left"/>
      <w:pPr>
        <w:ind w:left="8618" w:hanging="360"/>
      </w:pPr>
      <w:rPr>
        <w:rFonts w:hint="default" w:ascii="Wingdings" w:hAnsi="Wingdings"/>
      </w:rPr>
    </w:lvl>
  </w:abstractNum>
  <w:abstractNum w:abstractNumId="2" w15:restartNumberingAfterBreak="0">
    <w:nsid w:val="0CB64366"/>
    <w:multiLevelType w:val="hybridMultilevel"/>
    <w:tmpl w:val="FFFFFFFF"/>
    <w:lvl w:ilvl="0" w:tplc="B1B64A9E">
      <w:start w:val="1"/>
      <w:numFmt w:val="bullet"/>
      <w:lvlText w:val=""/>
      <w:lvlJc w:val="left"/>
      <w:pPr>
        <w:ind w:left="720" w:hanging="360"/>
      </w:pPr>
      <w:rPr>
        <w:rFonts w:hint="default" w:ascii="Symbol" w:hAnsi="Symbol"/>
      </w:rPr>
    </w:lvl>
    <w:lvl w:ilvl="1" w:tplc="13E0C696">
      <w:start w:val="1"/>
      <w:numFmt w:val="bullet"/>
      <w:lvlText w:val=""/>
      <w:lvlJc w:val="left"/>
      <w:pPr>
        <w:ind w:left="1440" w:hanging="360"/>
      </w:pPr>
      <w:rPr>
        <w:rFonts w:hint="default" w:ascii="Wingdings" w:hAnsi="Wingdings"/>
      </w:rPr>
    </w:lvl>
    <w:lvl w:ilvl="2" w:tplc="F5B238AE">
      <w:start w:val="1"/>
      <w:numFmt w:val="bullet"/>
      <w:lvlText w:val=""/>
      <w:lvlJc w:val="left"/>
      <w:pPr>
        <w:ind w:left="2160" w:hanging="360"/>
      </w:pPr>
      <w:rPr>
        <w:rFonts w:hint="default" w:ascii="Wingdings" w:hAnsi="Wingdings"/>
      </w:rPr>
    </w:lvl>
    <w:lvl w:ilvl="3" w:tplc="CDDE5E9C">
      <w:start w:val="1"/>
      <w:numFmt w:val="bullet"/>
      <w:lvlText w:val=""/>
      <w:lvlJc w:val="left"/>
      <w:pPr>
        <w:ind w:left="2880" w:hanging="360"/>
      </w:pPr>
      <w:rPr>
        <w:rFonts w:hint="default" w:ascii="Symbol" w:hAnsi="Symbol"/>
      </w:rPr>
    </w:lvl>
    <w:lvl w:ilvl="4" w:tplc="24EE0646">
      <w:start w:val="1"/>
      <w:numFmt w:val="bullet"/>
      <w:lvlText w:val="o"/>
      <w:lvlJc w:val="left"/>
      <w:pPr>
        <w:ind w:left="3600" w:hanging="360"/>
      </w:pPr>
      <w:rPr>
        <w:rFonts w:hint="default" w:ascii="Courier New" w:hAnsi="Courier New"/>
      </w:rPr>
    </w:lvl>
    <w:lvl w:ilvl="5" w:tplc="077EE06E">
      <w:start w:val="1"/>
      <w:numFmt w:val="bullet"/>
      <w:lvlText w:val=""/>
      <w:lvlJc w:val="left"/>
      <w:pPr>
        <w:ind w:left="4320" w:hanging="360"/>
      </w:pPr>
      <w:rPr>
        <w:rFonts w:hint="default" w:ascii="Wingdings" w:hAnsi="Wingdings"/>
      </w:rPr>
    </w:lvl>
    <w:lvl w:ilvl="6" w:tplc="8E18D1C8">
      <w:start w:val="1"/>
      <w:numFmt w:val="bullet"/>
      <w:lvlText w:val=""/>
      <w:lvlJc w:val="left"/>
      <w:pPr>
        <w:ind w:left="5040" w:hanging="360"/>
      </w:pPr>
      <w:rPr>
        <w:rFonts w:hint="default" w:ascii="Symbol" w:hAnsi="Symbol"/>
      </w:rPr>
    </w:lvl>
    <w:lvl w:ilvl="7" w:tplc="7DA80222">
      <w:start w:val="1"/>
      <w:numFmt w:val="bullet"/>
      <w:lvlText w:val="o"/>
      <w:lvlJc w:val="left"/>
      <w:pPr>
        <w:ind w:left="5760" w:hanging="360"/>
      </w:pPr>
      <w:rPr>
        <w:rFonts w:hint="default" w:ascii="Courier New" w:hAnsi="Courier New"/>
      </w:rPr>
    </w:lvl>
    <w:lvl w:ilvl="8" w:tplc="21726CA6">
      <w:start w:val="1"/>
      <w:numFmt w:val="bullet"/>
      <w:lvlText w:val=""/>
      <w:lvlJc w:val="left"/>
      <w:pPr>
        <w:ind w:left="6480" w:hanging="360"/>
      </w:pPr>
      <w:rPr>
        <w:rFonts w:hint="default" w:ascii="Wingdings" w:hAnsi="Wingdings"/>
      </w:rPr>
    </w:lvl>
  </w:abstractNum>
  <w:abstractNum w:abstractNumId="3" w15:restartNumberingAfterBreak="0">
    <w:nsid w:val="10C922F9"/>
    <w:multiLevelType w:val="hybridMultilevel"/>
    <w:tmpl w:val="FFFFFFFF"/>
    <w:lvl w:ilvl="0">
      <w:start w:val="1"/>
      <w:numFmt w:val="decimal"/>
      <w:lvlText w:val="%1)"/>
      <w:lvlJc w:val="left"/>
      <w:pPr>
        <w:ind w:left="720" w:hanging="360"/>
      </w:pPr>
    </w:lvl>
    <w:lvl w:ilvl="1" w:tplc="5BBCAB58">
      <w:start w:val="1"/>
      <w:numFmt w:val="lowerLetter"/>
      <w:lvlText w:val="%2."/>
      <w:lvlJc w:val="left"/>
      <w:pPr>
        <w:ind w:left="1440" w:hanging="360"/>
      </w:pPr>
    </w:lvl>
    <w:lvl w:ilvl="2" w:tplc="C0866FE6">
      <w:start w:val="1"/>
      <w:numFmt w:val="lowerRoman"/>
      <w:lvlText w:val="%3."/>
      <w:lvlJc w:val="right"/>
      <w:pPr>
        <w:ind w:left="2160" w:hanging="180"/>
      </w:pPr>
    </w:lvl>
    <w:lvl w:ilvl="3" w:tplc="44D64A38">
      <w:start w:val="1"/>
      <w:numFmt w:val="decimal"/>
      <w:lvlText w:val="%4."/>
      <w:lvlJc w:val="left"/>
      <w:pPr>
        <w:ind w:left="2880" w:hanging="360"/>
      </w:pPr>
    </w:lvl>
    <w:lvl w:ilvl="4" w:tplc="D98A32B8">
      <w:start w:val="1"/>
      <w:numFmt w:val="lowerLetter"/>
      <w:lvlText w:val="%5."/>
      <w:lvlJc w:val="left"/>
      <w:pPr>
        <w:ind w:left="3600" w:hanging="360"/>
      </w:pPr>
    </w:lvl>
    <w:lvl w:ilvl="5" w:tplc="2FEAA7EE">
      <w:start w:val="1"/>
      <w:numFmt w:val="lowerRoman"/>
      <w:lvlText w:val="%6."/>
      <w:lvlJc w:val="right"/>
      <w:pPr>
        <w:ind w:left="4320" w:hanging="180"/>
      </w:pPr>
    </w:lvl>
    <w:lvl w:ilvl="6" w:tplc="C0DC3308">
      <w:start w:val="1"/>
      <w:numFmt w:val="decimal"/>
      <w:lvlText w:val="%7."/>
      <w:lvlJc w:val="left"/>
      <w:pPr>
        <w:ind w:left="5040" w:hanging="360"/>
      </w:pPr>
    </w:lvl>
    <w:lvl w:ilvl="7" w:tplc="1BC4A0AA">
      <w:start w:val="1"/>
      <w:numFmt w:val="lowerLetter"/>
      <w:lvlText w:val="%8."/>
      <w:lvlJc w:val="left"/>
      <w:pPr>
        <w:ind w:left="5760" w:hanging="360"/>
      </w:pPr>
    </w:lvl>
    <w:lvl w:ilvl="8" w:tplc="1924DA54">
      <w:start w:val="1"/>
      <w:numFmt w:val="lowerRoman"/>
      <w:lvlText w:val="%9."/>
      <w:lvlJc w:val="right"/>
      <w:pPr>
        <w:ind w:left="6480" w:hanging="180"/>
      </w:pPr>
    </w:lvl>
  </w:abstractNum>
  <w:abstractNum w:abstractNumId="4" w15:restartNumberingAfterBreak="0">
    <w:nsid w:val="149F3D3C"/>
    <w:multiLevelType w:val="multilevel"/>
    <w:tmpl w:val="D31E9E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7A1428C"/>
    <w:multiLevelType w:val="hybridMultilevel"/>
    <w:tmpl w:val="FFFFFFFF"/>
    <w:lvl w:ilvl="0" w:tplc="5BB0E48A">
      <w:start w:val="1"/>
      <w:numFmt w:val="bullet"/>
      <w:lvlText w:val=""/>
      <w:lvlJc w:val="left"/>
      <w:pPr>
        <w:ind w:left="720" w:hanging="360"/>
      </w:pPr>
      <w:rPr>
        <w:rFonts w:hint="default" w:ascii="Symbol" w:hAnsi="Symbol"/>
      </w:rPr>
    </w:lvl>
    <w:lvl w:ilvl="1" w:tplc="3574EECC">
      <w:start w:val="1"/>
      <w:numFmt w:val="bullet"/>
      <w:lvlText w:val="o"/>
      <w:lvlJc w:val="left"/>
      <w:pPr>
        <w:ind w:left="1440" w:hanging="360"/>
      </w:pPr>
      <w:rPr>
        <w:rFonts w:hint="default" w:ascii="Courier New" w:hAnsi="Courier New"/>
      </w:rPr>
    </w:lvl>
    <w:lvl w:ilvl="2" w:tplc="A7B684B0">
      <w:start w:val="1"/>
      <w:numFmt w:val="bullet"/>
      <w:lvlText w:val=""/>
      <w:lvlJc w:val="left"/>
      <w:pPr>
        <w:ind w:left="2160" w:hanging="360"/>
      </w:pPr>
      <w:rPr>
        <w:rFonts w:hint="default" w:ascii="Wingdings" w:hAnsi="Wingdings"/>
      </w:rPr>
    </w:lvl>
    <w:lvl w:ilvl="3" w:tplc="ED6250CA">
      <w:start w:val="1"/>
      <w:numFmt w:val="bullet"/>
      <w:lvlText w:val=""/>
      <w:lvlJc w:val="left"/>
      <w:pPr>
        <w:ind w:left="2880" w:hanging="360"/>
      </w:pPr>
      <w:rPr>
        <w:rFonts w:hint="default" w:ascii="Symbol" w:hAnsi="Symbol"/>
      </w:rPr>
    </w:lvl>
    <w:lvl w:ilvl="4" w:tplc="E2884120">
      <w:start w:val="1"/>
      <w:numFmt w:val="bullet"/>
      <w:lvlText w:val="o"/>
      <w:lvlJc w:val="left"/>
      <w:pPr>
        <w:ind w:left="3600" w:hanging="360"/>
      </w:pPr>
      <w:rPr>
        <w:rFonts w:hint="default" w:ascii="Courier New" w:hAnsi="Courier New"/>
      </w:rPr>
    </w:lvl>
    <w:lvl w:ilvl="5" w:tplc="F2843ED2">
      <w:start w:val="1"/>
      <w:numFmt w:val="bullet"/>
      <w:lvlText w:val=""/>
      <w:lvlJc w:val="left"/>
      <w:pPr>
        <w:ind w:left="4320" w:hanging="360"/>
      </w:pPr>
      <w:rPr>
        <w:rFonts w:hint="default" w:ascii="Wingdings" w:hAnsi="Wingdings"/>
      </w:rPr>
    </w:lvl>
    <w:lvl w:ilvl="6" w:tplc="7674DDAC">
      <w:start w:val="1"/>
      <w:numFmt w:val="bullet"/>
      <w:lvlText w:val=""/>
      <w:lvlJc w:val="left"/>
      <w:pPr>
        <w:ind w:left="5040" w:hanging="360"/>
      </w:pPr>
      <w:rPr>
        <w:rFonts w:hint="default" w:ascii="Symbol" w:hAnsi="Symbol"/>
      </w:rPr>
    </w:lvl>
    <w:lvl w:ilvl="7" w:tplc="A6FCC1FC">
      <w:start w:val="1"/>
      <w:numFmt w:val="bullet"/>
      <w:lvlText w:val="o"/>
      <w:lvlJc w:val="left"/>
      <w:pPr>
        <w:ind w:left="5760" w:hanging="360"/>
      </w:pPr>
      <w:rPr>
        <w:rFonts w:hint="default" w:ascii="Courier New" w:hAnsi="Courier New"/>
      </w:rPr>
    </w:lvl>
    <w:lvl w:ilvl="8" w:tplc="938000D0">
      <w:start w:val="1"/>
      <w:numFmt w:val="bullet"/>
      <w:lvlText w:val=""/>
      <w:lvlJc w:val="left"/>
      <w:pPr>
        <w:ind w:left="6480" w:hanging="360"/>
      </w:pPr>
      <w:rPr>
        <w:rFonts w:hint="default" w:ascii="Wingdings" w:hAnsi="Wingdings"/>
      </w:rPr>
    </w:lvl>
  </w:abstractNum>
  <w:abstractNum w:abstractNumId="6" w15:restartNumberingAfterBreak="0">
    <w:nsid w:val="1DA91F60"/>
    <w:multiLevelType w:val="hybridMultilevel"/>
    <w:tmpl w:val="FFFFFFFF"/>
    <w:lvl w:ilvl="0" w:tplc="B5D417C0">
      <w:start w:val="1"/>
      <w:numFmt w:val="bullet"/>
      <w:lvlText w:val=""/>
      <w:lvlJc w:val="left"/>
      <w:pPr>
        <w:ind w:left="720" w:hanging="360"/>
      </w:pPr>
      <w:rPr>
        <w:rFonts w:hint="default" w:ascii="Symbol" w:hAnsi="Symbol"/>
      </w:rPr>
    </w:lvl>
    <w:lvl w:ilvl="1" w:tplc="7D908D02">
      <w:start w:val="1"/>
      <w:numFmt w:val="bullet"/>
      <w:lvlText w:val="o"/>
      <w:lvlJc w:val="left"/>
      <w:pPr>
        <w:ind w:left="1440" w:hanging="360"/>
      </w:pPr>
      <w:rPr>
        <w:rFonts w:hint="default" w:ascii="Courier New" w:hAnsi="Courier New"/>
      </w:rPr>
    </w:lvl>
    <w:lvl w:ilvl="2" w:tplc="0BA886C8">
      <w:start w:val="1"/>
      <w:numFmt w:val="bullet"/>
      <w:lvlText w:val=""/>
      <w:lvlJc w:val="left"/>
      <w:pPr>
        <w:ind w:left="2160" w:hanging="360"/>
      </w:pPr>
      <w:rPr>
        <w:rFonts w:hint="default" w:ascii="Wingdings" w:hAnsi="Wingdings"/>
      </w:rPr>
    </w:lvl>
    <w:lvl w:ilvl="3" w:tplc="2EB6456A">
      <w:start w:val="1"/>
      <w:numFmt w:val="bullet"/>
      <w:lvlText w:val=""/>
      <w:lvlJc w:val="left"/>
      <w:pPr>
        <w:ind w:left="2880" w:hanging="360"/>
      </w:pPr>
      <w:rPr>
        <w:rFonts w:hint="default" w:ascii="Symbol" w:hAnsi="Symbol"/>
      </w:rPr>
    </w:lvl>
    <w:lvl w:ilvl="4" w:tplc="6264EE2E">
      <w:start w:val="1"/>
      <w:numFmt w:val="bullet"/>
      <w:lvlText w:val="o"/>
      <w:lvlJc w:val="left"/>
      <w:pPr>
        <w:ind w:left="3600" w:hanging="360"/>
      </w:pPr>
      <w:rPr>
        <w:rFonts w:hint="default" w:ascii="Courier New" w:hAnsi="Courier New"/>
      </w:rPr>
    </w:lvl>
    <w:lvl w:ilvl="5" w:tplc="F60A9326">
      <w:start w:val="1"/>
      <w:numFmt w:val="bullet"/>
      <w:lvlText w:val=""/>
      <w:lvlJc w:val="left"/>
      <w:pPr>
        <w:ind w:left="4320" w:hanging="360"/>
      </w:pPr>
      <w:rPr>
        <w:rFonts w:hint="default" w:ascii="Wingdings" w:hAnsi="Wingdings"/>
      </w:rPr>
    </w:lvl>
    <w:lvl w:ilvl="6" w:tplc="8A66025E">
      <w:start w:val="1"/>
      <w:numFmt w:val="bullet"/>
      <w:lvlText w:val=""/>
      <w:lvlJc w:val="left"/>
      <w:pPr>
        <w:ind w:left="5040" w:hanging="360"/>
      </w:pPr>
      <w:rPr>
        <w:rFonts w:hint="default" w:ascii="Symbol" w:hAnsi="Symbol"/>
      </w:rPr>
    </w:lvl>
    <w:lvl w:ilvl="7" w:tplc="3D9C1A82">
      <w:start w:val="1"/>
      <w:numFmt w:val="bullet"/>
      <w:lvlText w:val="o"/>
      <w:lvlJc w:val="left"/>
      <w:pPr>
        <w:ind w:left="5760" w:hanging="360"/>
      </w:pPr>
      <w:rPr>
        <w:rFonts w:hint="default" w:ascii="Courier New" w:hAnsi="Courier New"/>
      </w:rPr>
    </w:lvl>
    <w:lvl w:ilvl="8" w:tplc="56A44E2A">
      <w:start w:val="1"/>
      <w:numFmt w:val="bullet"/>
      <w:lvlText w:val=""/>
      <w:lvlJc w:val="left"/>
      <w:pPr>
        <w:ind w:left="6480" w:hanging="360"/>
      </w:pPr>
      <w:rPr>
        <w:rFonts w:hint="default" w:ascii="Wingdings" w:hAnsi="Wingdings"/>
      </w:rPr>
    </w:lvl>
  </w:abstractNum>
  <w:abstractNum w:abstractNumId="7" w15:restartNumberingAfterBreak="0">
    <w:nsid w:val="1ED63981"/>
    <w:multiLevelType w:val="hybridMultilevel"/>
    <w:tmpl w:val="6E74D53A"/>
    <w:lvl w:ilvl="0" w:tplc="8F204AE6">
      <w:start w:val="1"/>
      <w:numFmt w:val="bullet"/>
      <w:lvlText w:val=""/>
      <w:lvlJc w:val="left"/>
      <w:pPr>
        <w:ind w:left="720" w:hanging="360"/>
      </w:pPr>
      <w:rPr>
        <w:rFonts w:hint="default" w:ascii="Symbol" w:hAnsi="Symbol"/>
      </w:rPr>
    </w:lvl>
    <w:lvl w:ilvl="1" w:tplc="A76C8B10">
      <w:start w:val="1"/>
      <w:numFmt w:val="bullet"/>
      <w:lvlText w:val="o"/>
      <w:lvlJc w:val="left"/>
      <w:pPr>
        <w:ind w:left="1440" w:hanging="360"/>
      </w:pPr>
      <w:rPr>
        <w:rFonts w:hint="default" w:ascii="Courier New" w:hAnsi="Courier New"/>
      </w:rPr>
    </w:lvl>
    <w:lvl w:ilvl="2" w:tplc="7AC08AF4">
      <w:start w:val="1"/>
      <w:numFmt w:val="bullet"/>
      <w:lvlText w:val=""/>
      <w:lvlJc w:val="left"/>
      <w:pPr>
        <w:ind w:left="2160" w:hanging="360"/>
      </w:pPr>
      <w:rPr>
        <w:rFonts w:hint="default" w:ascii="Symbol" w:hAnsi="Symbol"/>
      </w:rPr>
    </w:lvl>
    <w:lvl w:ilvl="3" w:tplc="3B80F952">
      <w:start w:val="1"/>
      <w:numFmt w:val="bullet"/>
      <w:lvlText w:val=""/>
      <w:lvlJc w:val="left"/>
      <w:pPr>
        <w:ind w:left="2880" w:hanging="360"/>
      </w:pPr>
      <w:rPr>
        <w:rFonts w:hint="default" w:ascii="Symbol" w:hAnsi="Symbol"/>
      </w:rPr>
    </w:lvl>
    <w:lvl w:ilvl="4" w:tplc="7512BFDC">
      <w:start w:val="1"/>
      <w:numFmt w:val="bullet"/>
      <w:lvlText w:val="o"/>
      <w:lvlJc w:val="left"/>
      <w:pPr>
        <w:ind w:left="3600" w:hanging="360"/>
      </w:pPr>
      <w:rPr>
        <w:rFonts w:hint="default" w:ascii="Courier New" w:hAnsi="Courier New"/>
      </w:rPr>
    </w:lvl>
    <w:lvl w:ilvl="5" w:tplc="FBF0B278">
      <w:start w:val="1"/>
      <w:numFmt w:val="bullet"/>
      <w:lvlText w:val=""/>
      <w:lvlJc w:val="left"/>
      <w:pPr>
        <w:ind w:left="4320" w:hanging="360"/>
      </w:pPr>
      <w:rPr>
        <w:rFonts w:hint="default" w:ascii="Wingdings" w:hAnsi="Wingdings"/>
      </w:rPr>
    </w:lvl>
    <w:lvl w:ilvl="6" w:tplc="2C7E6796">
      <w:start w:val="1"/>
      <w:numFmt w:val="bullet"/>
      <w:lvlText w:val=""/>
      <w:lvlJc w:val="left"/>
      <w:pPr>
        <w:ind w:left="5040" w:hanging="360"/>
      </w:pPr>
      <w:rPr>
        <w:rFonts w:hint="default" w:ascii="Symbol" w:hAnsi="Symbol"/>
      </w:rPr>
    </w:lvl>
    <w:lvl w:ilvl="7" w:tplc="54107A42">
      <w:start w:val="1"/>
      <w:numFmt w:val="bullet"/>
      <w:lvlText w:val="o"/>
      <w:lvlJc w:val="left"/>
      <w:pPr>
        <w:ind w:left="5760" w:hanging="360"/>
      </w:pPr>
      <w:rPr>
        <w:rFonts w:hint="default" w:ascii="Courier New" w:hAnsi="Courier New"/>
      </w:rPr>
    </w:lvl>
    <w:lvl w:ilvl="8" w:tplc="BF6AC4BC">
      <w:start w:val="1"/>
      <w:numFmt w:val="bullet"/>
      <w:lvlText w:val=""/>
      <w:lvlJc w:val="left"/>
      <w:pPr>
        <w:ind w:left="6480" w:hanging="360"/>
      </w:pPr>
      <w:rPr>
        <w:rFonts w:hint="default" w:ascii="Wingdings" w:hAnsi="Wingdings"/>
      </w:rPr>
    </w:lvl>
  </w:abstractNum>
  <w:abstractNum w:abstractNumId="8" w15:restartNumberingAfterBreak="0">
    <w:nsid w:val="21515887"/>
    <w:multiLevelType w:val="hybridMultilevel"/>
    <w:tmpl w:val="7C066148"/>
    <w:lvl w:ilvl="0" w:tplc="04090001">
      <w:start w:val="1"/>
      <w:numFmt w:val="bullet"/>
      <w:lvlText w:val=""/>
      <w:lvlJc w:val="left"/>
      <w:pPr>
        <w:ind w:left="2138" w:hanging="360"/>
      </w:pPr>
      <w:rPr>
        <w:rFonts w:hint="default" w:ascii="Symbol" w:hAnsi="Symbol"/>
      </w:rPr>
    </w:lvl>
    <w:lvl w:ilvl="1" w:tplc="04090003">
      <w:start w:val="1"/>
      <w:numFmt w:val="bullet"/>
      <w:lvlText w:val="o"/>
      <w:lvlJc w:val="left"/>
      <w:pPr>
        <w:ind w:left="2858" w:hanging="360"/>
      </w:pPr>
      <w:rPr>
        <w:rFonts w:hint="default" w:ascii="Courier New" w:hAnsi="Courier New" w:cs="Courier New"/>
      </w:rPr>
    </w:lvl>
    <w:lvl w:ilvl="2" w:tplc="04090005">
      <w:start w:val="1"/>
      <w:numFmt w:val="bullet"/>
      <w:lvlText w:val=""/>
      <w:lvlJc w:val="left"/>
      <w:pPr>
        <w:ind w:left="3578" w:hanging="360"/>
      </w:pPr>
      <w:rPr>
        <w:rFonts w:hint="default" w:ascii="Wingdings" w:hAnsi="Wingdings"/>
      </w:rPr>
    </w:lvl>
    <w:lvl w:ilvl="3" w:tplc="04090001" w:tentative="1">
      <w:start w:val="1"/>
      <w:numFmt w:val="bullet"/>
      <w:lvlText w:val=""/>
      <w:lvlJc w:val="left"/>
      <w:pPr>
        <w:ind w:left="4298" w:hanging="360"/>
      </w:pPr>
      <w:rPr>
        <w:rFonts w:hint="default" w:ascii="Symbol" w:hAnsi="Symbol"/>
      </w:rPr>
    </w:lvl>
    <w:lvl w:ilvl="4" w:tplc="04090003" w:tentative="1">
      <w:start w:val="1"/>
      <w:numFmt w:val="bullet"/>
      <w:lvlText w:val="o"/>
      <w:lvlJc w:val="left"/>
      <w:pPr>
        <w:ind w:left="5018" w:hanging="360"/>
      </w:pPr>
      <w:rPr>
        <w:rFonts w:hint="default" w:ascii="Courier New" w:hAnsi="Courier New" w:cs="Courier New"/>
      </w:rPr>
    </w:lvl>
    <w:lvl w:ilvl="5" w:tplc="04090005" w:tentative="1">
      <w:start w:val="1"/>
      <w:numFmt w:val="bullet"/>
      <w:lvlText w:val=""/>
      <w:lvlJc w:val="left"/>
      <w:pPr>
        <w:ind w:left="5738" w:hanging="360"/>
      </w:pPr>
      <w:rPr>
        <w:rFonts w:hint="default" w:ascii="Wingdings" w:hAnsi="Wingdings"/>
      </w:rPr>
    </w:lvl>
    <w:lvl w:ilvl="6" w:tplc="04090001" w:tentative="1">
      <w:start w:val="1"/>
      <w:numFmt w:val="bullet"/>
      <w:lvlText w:val=""/>
      <w:lvlJc w:val="left"/>
      <w:pPr>
        <w:ind w:left="6458" w:hanging="360"/>
      </w:pPr>
      <w:rPr>
        <w:rFonts w:hint="default" w:ascii="Symbol" w:hAnsi="Symbol"/>
      </w:rPr>
    </w:lvl>
    <w:lvl w:ilvl="7" w:tplc="04090003" w:tentative="1">
      <w:start w:val="1"/>
      <w:numFmt w:val="bullet"/>
      <w:lvlText w:val="o"/>
      <w:lvlJc w:val="left"/>
      <w:pPr>
        <w:ind w:left="7178" w:hanging="360"/>
      </w:pPr>
      <w:rPr>
        <w:rFonts w:hint="default" w:ascii="Courier New" w:hAnsi="Courier New" w:cs="Courier New"/>
      </w:rPr>
    </w:lvl>
    <w:lvl w:ilvl="8" w:tplc="04090005" w:tentative="1">
      <w:start w:val="1"/>
      <w:numFmt w:val="bullet"/>
      <w:lvlText w:val=""/>
      <w:lvlJc w:val="left"/>
      <w:pPr>
        <w:ind w:left="7898" w:hanging="360"/>
      </w:pPr>
      <w:rPr>
        <w:rFonts w:hint="default" w:ascii="Wingdings" w:hAnsi="Wingdings"/>
      </w:rPr>
    </w:lvl>
  </w:abstractNum>
  <w:abstractNum w:abstractNumId="9" w15:restartNumberingAfterBreak="0">
    <w:nsid w:val="255F55D9"/>
    <w:multiLevelType w:val="multilevel"/>
    <w:tmpl w:val="45DED6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F1151DD"/>
    <w:multiLevelType w:val="hybridMultilevel"/>
    <w:tmpl w:val="BCF80954"/>
    <w:lvl w:ilvl="0" w:tplc="297CCBD2">
      <w:start w:val="1"/>
      <w:numFmt w:val="bullet"/>
      <w:lvlText w:val=""/>
      <w:lvlJc w:val="left"/>
      <w:pPr>
        <w:ind w:left="1800" w:hanging="360"/>
      </w:pPr>
      <w:rPr>
        <w:rFonts w:hint="default" w:ascii="Symbol" w:hAnsi="Symbol"/>
      </w:rPr>
    </w:lvl>
    <w:lvl w:ilvl="1" w:tplc="BFD4A3C4">
      <w:start w:val="1"/>
      <w:numFmt w:val="bullet"/>
      <w:lvlText w:val="o"/>
      <w:lvlJc w:val="left"/>
      <w:pPr>
        <w:ind w:left="2520" w:hanging="360"/>
      </w:pPr>
      <w:rPr>
        <w:rFonts w:hint="default" w:ascii="Courier New" w:hAnsi="Courier New"/>
      </w:rPr>
    </w:lvl>
    <w:lvl w:ilvl="2" w:tplc="203048F2">
      <w:start w:val="1"/>
      <w:numFmt w:val="bullet"/>
      <w:lvlText w:val=""/>
      <w:lvlJc w:val="left"/>
      <w:pPr>
        <w:ind w:left="3240" w:hanging="360"/>
      </w:pPr>
      <w:rPr>
        <w:rFonts w:hint="default" w:ascii="Symbol" w:hAnsi="Symbol"/>
      </w:rPr>
    </w:lvl>
    <w:lvl w:ilvl="3" w:tplc="D252460A">
      <w:start w:val="1"/>
      <w:numFmt w:val="bullet"/>
      <w:lvlText w:val=""/>
      <w:lvlJc w:val="left"/>
      <w:pPr>
        <w:ind w:left="3960" w:hanging="360"/>
      </w:pPr>
      <w:rPr>
        <w:rFonts w:hint="default" w:ascii="Symbol" w:hAnsi="Symbol"/>
      </w:rPr>
    </w:lvl>
    <w:lvl w:ilvl="4" w:tplc="82F091D6">
      <w:start w:val="1"/>
      <w:numFmt w:val="bullet"/>
      <w:lvlText w:val="o"/>
      <w:lvlJc w:val="left"/>
      <w:pPr>
        <w:ind w:left="4680" w:hanging="360"/>
      </w:pPr>
      <w:rPr>
        <w:rFonts w:hint="default" w:ascii="Courier New" w:hAnsi="Courier New"/>
      </w:rPr>
    </w:lvl>
    <w:lvl w:ilvl="5" w:tplc="28C43444">
      <w:start w:val="1"/>
      <w:numFmt w:val="bullet"/>
      <w:lvlText w:val=""/>
      <w:lvlJc w:val="left"/>
      <w:pPr>
        <w:ind w:left="5400" w:hanging="360"/>
      </w:pPr>
      <w:rPr>
        <w:rFonts w:hint="default" w:ascii="Wingdings" w:hAnsi="Wingdings"/>
      </w:rPr>
    </w:lvl>
    <w:lvl w:ilvl="6" w:tplc="8E6C3624">
      <w:start w:val="1"/>
      <w:numFmt w:val="bullet"/>
      <w:lvlText w:val=""/>
      <w:lvlJc w:val="left"/>
      <w:pPr>
        <w:ind w:left="6120" w:hanging="360"/>
      </w:pPr>
      <w:rPr>
        <w:rFonts w:hint="default" w:ascii="Symbol" w:hAnsi="Symbol"/>
      </w:rPr>
    </w:lvl>
    <w:lvl w:ilvl="7" w:tplc="503C75F2">
      <w:start w:val="1"/>
      <w:numFmt w:val="bullet"/>
      <w:lvlText w:val="o"/>
      <w:lvlJc w:val="left"/>
      <w:pPr>
        <w:ind w:left="6840" w:hanging="360"/>
      </w:pPr>
      <w:rPr>
        <w:rFonts w:hint="default" w:ascii="Courier New" w:hAnsi="Courier New"/>
      </w:rPr>
    </w:lvl>
    <w:lvl w:ilvl="8" w:tplc="60A61AE4">
      <w:start w:val="1"/>
      <w:numFmt w:val="bullet"/>
      <w:lvlText w:val=""/>
      <w:lvlJc w:val="left"/>
      <w:pPr>
        <w:ind w:left="7560" w:hanging="360"/>
      </w:pPr>
      <w:rPr>
        <w:rFonts w:hint="default" w:ascii="Wingdings" w:hAnsi="Wingdings"/>
      </w:rPr>
    </w:lvl>
  </w:abstractNum>
  <w:abstractNum w:abstractNumId="11" w15:restartNumberingAfterBreak="0">
    <w:nsid w:val="34FA228D"/>
    <w:multiLevelType w:val="hybridMultilevel"/>
    <w:tmpl w:val="7416E4EC"/>
    <w:lvl w:ilvl="0" w:tplc="E548BE24">
      <w:start w:val="1"/>
      <w:numFmt w:val="bullet"/>
      <w:lvlText w:val=""/>
      <w:lvlJc w:val="left"/>
      <w:pPr>
        <w:ind w:left="720" w:hanging="360"/>
      </w:pPr>
      <w:rPr>
        <w:rFonts w:hint="default" w:ascii="Symbol" w:hAnsi="Symbol"/>
      </w:rPr>
    </w:lvl>
    <w:lvl w:ilvl="1" w:tplc="02060152">
      <w:start w:val="1"/>
      <w:numFmt w:val="bullet"/>
      <w:lvlText w:val="o"/>
      <w:lvlJc w:val="left"/>
      <w:pPr>
        <w:ind w:left="1440" w:hanging="360"/>
      </w:pPr>
      <w:rPr>
        <w:rFonts w:hint="default" w:ascii="Courier New" w:hAnsi="Courier New"/>
      </w:rPr>
    </w:lvl>
    <w:lvl w:ilvl="2" w:tplc="131A500A">
      <w:start w:val="1"/>
      <w:numFmt w:val="bullet"/>
      <w:lvlText w:val=""/>
      <w:lvlJc w:val="left"/>
      <w:pPr>
        <w:ind w:left="2160" w:hanging="360"/>
      </w:pPr>
      <w:rPr>
        <w:rFonts w:hint="default" w:ascii="Symbol" w:hAnsi="Symbol"/>
      </w:rPr>
    </w:lvl>
    <w:lvl w:ilvl="3" w:tplc="EAC8B570">
      <w:start w:val="1"/>
      <w:numFmt w:val="bullet"/>
      <w:lvlText w:val=""/>
      <w:lvlJc w:val="left"/>
      <w:pPr>
        <w:ind w:left="2880" w:hanging="360"/>
      </w:pPr>
      <w:rPr>
        <w:rFonts w:hint="default" w:ascii="Symbol" w:hAnsi="Symbol"/>
      </w:rPr>
    </w:lvl>
    <w:lvl w:ilvl="4" w:tplc="F9B892CE">
      <w:start w:val="1"/>
      <w:numFmt w:val="bullet"/>
      <w:lvlText w:val="o"/>
      <w:lvlJc w:val="left"/>
      <w:pPr>
        <w:ind w:left="3600" w:hanging="360"/>
      </w:pPr>
      <w:rPr>
        <w:rFonts w:hint="default" w:ascii="Courier New" w:hAnsi="Courier New"/>
      </w:rPr>
    </w:lvl>
    <w:lvl w:ilvl="5" w:tplc="67B40152">
      <w:start w:val="1"/>
      <w:numFmt w:val="bullet"/>
      <w:lvlText w:val=""/>
      <w:lvlJc w:val="left"/>
      <w:pPr>
        <w:ind w:left="4320" w:hanging="360"/>
      </w:pPr>
      <w:rPr>
        <w:rFonts w:hint="default" w:ascii="Wingdings" w:hAnsi="Wingdings"/>
      </w:rPr>
    </w:lvl>
    <w:lvl w:ilvl="6" w:tplc="F9FCBDE4">
      <w:start w:val="1"/>
      <w:numFmt w:val="bullet"/>
      <w:lvlText w:val=""/>
      <w:lvlJc w:val="left"/>
      <w:pPr>
        <w:ind w:left="5040" w:hanging="360"/>
      </w:pPr>
      <w:rPr>
        <w:rFonts w:hint="default" w:ascii="Symbol" w:hAnsi="Symbol"/>
      </w:rPr>
    </w:lvl>
    <w:lvl w:ilvl="7" w:tplc="54A0E0E0">
      <w:start w:val="1"/>
      <w:numFmt w:val="bullet"/>
      <w:lvlText w:val="o"/>
      <w:lvlJc w:val="left"/>
      <w:pPr>
        <w:ind w:left="5760" w:hanging="360"/>
      </w:pPr>
      <w:rPr>
        <w:rFonts w:hint="default" w:ascii="Courier New" w:hAnsi="Courier New"/>
      </w:rPr>
    </w:lvl>
    <w:lvl w:ilvl="8" w:tplc="A3884BDA">
      <w:start w:val="1"/>
      <w:numFmt w:val="bullet"/>
      <w:lvlText w:val=""/>
      <w:lvlJc w:val="left"/>
      <w:pPr>
        <w:ind w:left="6480" w:hanging="360"/>
      </w:pPr>
      <w:rPr>
        <w:rFonts w:hint="default" w:ascii="Wingdings" w:hAnsi="Wingdings"/>
      </w:rPr>
    </w:lvl>
  </w:abstractNum>
  <w:abstractNum w:abstractNumId="12" w15:restartNumberingAfterBreak="0">
    <w:nsid w:val="36244202"/>
    <w:multiLevelType w:val="hybridMultilevel"/>
    <w:tmpl w:val="888CE486"/>
    <w:lvl w:ilvl="0" w:tplc="40090001">
      <w:start w:val="1"/>
      <w:numFmt w:val="bullet"/>
      <w:lvlText w:val=""/>
      <w:lvlJc w:val="left"/>
      <w:pPr>
        <w:ind w:left="2160" w:hanging="360"/>
      </w:pPr>
      <w:rPr>
        <w:rFonts w:hint="default" w:ascii="Symbol" w:hAnsi="Symbol"/>
      </w:rPr>
    </w:lvl>
    <w:lvl w:ilvl="1" w:tplc="40090003">
      <w:start w:val="1"/>
      <w:numFmt w:val="bullet"/>
      <w:lvlText w:val="o"/>
      <w:lvlJc w:val="left"/>
      <w:pPr>
        <w:ind w:left="2880" w:hanging="360"/>
      </w:pPr>
      <w:rPr>
        <w:rFonts w:hint="default" w:ascii="Courier New" w:hAnsi="Courier New" w:cs="Courier New"/>
      </w:rPr>
    </w:lvl>
    <w:lvl w:ilvl="2" w:tplc="40090005" w:tentative="1">
      <w:start w:val="1"/>
      <w:numFmt w:val="bullet"/>
      <w:lvlText w:val=""/>
      <w:lvlJc w:val="left"/>
      <w:pPr>
        <w:ind w:left="3600" w:hanging="360"/>
      </w:pPr>
      <w:rPr>
        <w:rFonts w:hint="default" w:ascii="Wingdings" w:hAnsi="Wingdings"/>
      </w:rPr>
    </w:lvl>
    <w:lvl w:ilvl="3" w:tplc="40090001" w:tentative="1">
      <w:start w:val="1"/>
      <w:numFmt w:val="bullet"/>
      <w:lvlText w:val=""/>
      <w:lvlJc w:val="left"/>
      <w:pPr>
        <w:ind w:left="4320" w:hanging="360"/>
      </w:pPr>
      <w:rPr>
        <w:rFonts w:hint="default" w:ascii="Symbol" w:hAnsi="Symbol"/>
      </w:rPr>
    </w:lvl>
    <w:lvl w:ilvl="4" w:tplc="40090003" w:tentative="1">
      <w:start w:val="1"/>
      <w:numFmt w:val="bullet"/>
      <w:lvlText w:val="o"/>
      <w:lvlJc w:val="left"/>
      <w:pPr>
        <w:ind w:left="5040" w:hanging="360"/>
      </w:pPr>
      <w:rPr>
        <w:rFonts w:hint="default" w:ascii="Courier New" w:hAnsi="Courier New" w:cs="Courier New"/>
      </w:rPr>
    </w:lvl>
    <w:lvl w:ilvl="5" w:tplc="40090005" w:tentative="1">
      <w:start w:val="1"/>
      <w:numFmt w:val="bullet"/>
      <w:lvlText w:val=""/>
      <w:lvlJc w:val="left"/>
      <w:pPr>
        <w:ind w:left="5760" w:hanging="360"/>
      </w:pPr>
      <w:rPr>
        <w:rFonts w:hint="default" w:ascii="Wingdings" w:hAnsi="Wingdings"/>
      </w:rPr>
    </w:lvl>
    <w:lvl w:ilvl="6" w:tplc="40090001" w:tentative="1">
      <w:start w:val="1"/>
      <w:numFmt w:val="bullet"/>
      <w:lvlText w:val=""/>
      <w:lvlJc w:val="left"/>
      <w:pPr>
        <w:ind w:left="6480" w:hanging="360"/>
      </w:pPr>
      <w:rPr>
        <w:rFonts w:hint="default" w:ascii="Symbol" w:hAnsi="Symbol"/>
      </w:rPr>
    </w:lvl>
    <w:lvl w:ilvl="7" w:tplc="40090003" w:tentative="1">
      <w:start w:val="1"/>
      <w:numFmt w:val="bullet"/>
      <w:lvlText w:val="o"/>
      <w:lvlJc w:val="left"/>
      <w:pPr>
        <w:ind w:left="7200" w:hanging="360"/>
      </w:pPr>
      <w:rPr>
        <w:rFonts w:hint="default" w:ascii="Courier New" w:hAnsi="Courier New" w:cs="Courier New"/>
      </w:rPr>
    </w:lvl>
    <w:lvl w:ilvl="8" w:tplc="40090005" w:tentative="1">
      <w:start w:val="1"/>
      <w:numFmt w:val="bullet"/>
      <w:lvlText w:val=""/>
      <w:lvlJc w:val="left"/>
      <w:pPr>
        <w:ind w:left="7920" w:hanging="360"/>
      </w:pPr>
      <w:rPr>
        <w:rFonts w:hint="default" w:ascii="Wingdings" w:hAnsi="Wingdings"/>
      </w:rPr>
    </w:lvl>
  </w:abstractNum>
  <w:abstractNum w:abstractNumId="13" w15:restartNumberingAfterBreak="0">
    <w:nsid w:val="3BDC15E0"/>
    <w:multiLevelType w:val="hybridMultilevel"/>
    <w:tmpl w:val="FFFFFFFF"/>
    <w:lvl w:ilvl="0" w:tplc="FFFFFFFF">
      <w:start w:val="1"/>
      <w:numFmt w:val="decimal"/>
      <w:lvlText w:val="%1)"/>
      <w:lvlJc w:val="left"/>
      <w:pPr>
        <w:ind w:left="720" w:hanging="360"/>
      </w:pPr>
    </w:lvl>
    <w:lvl w:ilvl="1" w:tplc="3682A90C">
      <w:start w:val="1"/>
      <w:numFmt w:val="lowerLetter"/>
      <w:lvlText w:val="%2."/>
      <w:lvlJc w:val="left"/>
      <w:pPr>
        <w:ind w:left="1440" w:hanging="360"/>
      </w:pPr>
    </w:lvl>
    <w:lvl w:ilvl="2" w:tplc="D25A6682">
      <w:start w:val="1"/>
      <w:numFmt w:val="lowerRoman"/>
      <w:lvlText w:val="%3."/>
      <w:lvlJc w:val="right"/>
      <w:pPr>
        <w:ind w:left="2160" w:hanging="180"/>
      </w:pPr>
    </w:lvl>
    <w:lvl w:ilvl="3" w:tplc="2270676A">
      <w:start w:val="1"/>
      <w:numFmt w:val="decimal"/>
      <w:lvlText w:val="%4."/>
      <w:lvlJc w:val="left"/>
      <w:pPr>
        <w:ind w:left="2880" w:hanging="360"/>
      </w:pPr>
    </w:lvl>
    <w:lvl w:ilvl="4" w:tplc="DE4CB382">
      <w:start w:val="1"/>
      <w:numFmt w:val="lowerLetter"/>
      <w:lvlText w:val="%5."/>
      <w:lvlJc w:val="left"/>
      <w:pPr>
        <w:ind w:left="3600" w:hanging="360"/>
      </w:pPr>
    </w:lvl>
    <w:lvl w:ilvl="5" w:tplc="1A78C66E">
      <w:start w:val="1"/>
      <w:numFmt w:val="lowerRoman"/>
      <w:lvlText w:val="%6."/>
      <w:lvlJc w:val="right"/>
      <w:pPr>
        <w:ind w:left="4320" w:hanging="180"/>
      </w:pPr>
    </w:lvl>
    <w:lvl w:ilvl="6" w:tplc="F69C7C3A">
      <w:start w:val="1"/>
      <w:numFmt w:val="decimal"/>
      <w:lvlText w:val="%7."/>
      <w:lvlJc w:val="left"/>
      <w:pPr>
        <w:ind w:left="5040" w:hanging="360"/>
      </w:pPr>
    </w:lvl>
    <w:lvl w:ilvl="7" w:tplc="3F16C2FA">
      <w:start w:val="1"/>
      <w:numFmt w:val="lowerLetter"/>
      <w:lvlText w:val="%8."/>
      <w:lvlJc w:val="left"/>
      <w:pPr>
        <w:ind w:left="5760" w:hanging="360"/>
      </w:pPr>
    </w:lvl>
    <w:lvl w:ilvl="8" w:tplc="9A540048">
      <w:start w:val="1"/>
      <w:numFmt w:val="lowerRoman"/>
      <w:lvlText w:val="%9."/>
      <w:lvlJc w:val="right"/>
      <w:pPr>
        <w:ind w:left="6480" w:hanging="180"/>
      </w:pPr>
    </w:lvl>
  </w:abstractNum>
  <w:abstractNum w:abstractNumId="14" w15:restartNumberingAfterBreak="0">
    <w:nsid w:val="3C0F50A2"/>
    <w:multiLevelType w:val="hybridMultilevel"/>
    <w:tmpl w:val="FFFFFFFF"/>
    <w:lvl w:ilvl="0" w:tplc="18EA5228">
      <w:start w:val="1"/>
      <w:numFmt w:val="bullet"/>
      <w:lvlText w:val=""/>
      <w:lvlJc w:val="left"/>
      <w:pPr>
        <w:ind w:left="720" w:hanging="360"/>
      </w:pPr>
      <w:rPr>
        <w:rFonts w:hint="default" w:ascii="Symbol" w:hAnsi="Symbol"/>
      </w:rPr>
    </w:lvl>
    <w:lvl w:ilvl="1" w:tplc="62A0197E">
      <w:start w:val="1"/>
      <w:numFmt w:val="bullet"/>
      <w:lvlText w:val=""/>
      <w:lvlJc w:val="left"/>
      <w:pPr>
        <w:ind w:left="1440" w:hanging="360"/>
      </w:pPr>
      <w:rPr>
        <w:rFonts w:hint="default" w:ascii="Symbol" w:hAnsi="Symbol"/>
      </w:rPr>
    </w:lvl>
    <w:lvl w:ilvl="2" w:tplc="4EAED178">
      <w:start w:val="1"/>
      <w:numFmt w:val="bullet"/>
      <w:lvlText w:val=""/>
      <w:lvlJc w:val="left"/>
      <w:pPr>
        <w:ind w:left="2160" w:hanging="360"/>
      </w:pPr>
      <w:rPr>
        <w:rFonts w:hint="default" w:ascii="Wingdings" w:hAnsi="Wingdings"/>
      </w:rPr>
    </w:lvl>
    <w:lvl w:ilvl="3" w:tplc="90101F84">
      <w:start w:val="1"/>
      <w:numFmt w:val="bullet"/>
      <w:lvlText w:val=""/>
      <w:lvlJc w:val="left"/>
      <w:pPr>
        <w:ind w:left="2880" w:hanging="360"/>
      </w:pPr>
      <w:rPr>
        <w:rFonts w:hint="default" w:ascii="Symbol" w:hAnsi="Symbol"/>
      </w:rPr>
    </w:lvl>
    <w:lvl w:ilvl="4" w:tplc="739C862A">
      <w:start w:val="1"/>
      <w:numFmt w:val="bullet"/>
      <w:lvlText w:val="o"/>
      <w:lvlJc w:val="left"/>
      <w:pPr>
        <w:ind w:left="3600" w:hanging="360"/>
      </w:pPr>
      <w:rPr>
        <w:rFonts w:hint="default" w:ascii="Courier New" w:hAnsi="Courier New"/>
      </w:rPr>
    </w:lvl>
    <w:lvl w:ilvl="5" w:tplc="62420652">
      <w:start w:val="1"/>
      <w:numFmt w:val="bullet"/>
      <w:lvlText w:val=""/>
      <w:lvlJc w:val="left"/>
      <w:pPr>
        <w:ind w:left="4320" w:hanging="360"/>
      </w:pPr>
      <w:rPr>
        <w:rFonts w:hint="default" w:ascii="Wingdings" w:hAnsi="Wingdings"/>
      </w:rPr>
    </w:lvl>
    <w:lvl w:ilvl="6" w:tplc="D66A1B8A">
      <w:start w:val="1"/>
      <w:numFmt w:val="bullet"/>
      <w:lvlText w:val=""/>
      <w:lvlJc w:val="left"/>
      <w:pPr>
        <w:ind w:left="5040" w:hanging="360"/>
      </w:pPr>
      <w:rPr>
        <w:rFonts w:hint="default" w:ascii="Symbol" w:hAnsi="Symbol"/>
      </w:rPr>
    </w:lvl>
    <w:lvl w:ilvl="7" w:tplc="E8E41EFE">
      <w:start w:val="1"/>
      <w:numFmt w:val="bullet"/>
      <w:lvlText w:val="o"/>
      <w:lvlJc w:val="left"/>
      <w:pPr>
        <w:ind w:left="5760" w:hanging="360"/>
      </w:pPr>
      <w:rPr>
        <w:rFonts w:hint="default" w:ascii="Courier New" w:hAnsi="Courier New"/>
      </w:rPr>
    </w:lvl>
    <w:lvl w:ilvl="8" w:tplc="583099EA">
      <w:start w:val="1"/>
      <w:numFmt w:val="bullet"/>
      <w:lvlText w:val=""/>
      <w:lvlJc w:val="left"/>
      <w:pPr>
        <w:ind w:left="6480" w:hanging="360"/>
      </w:pPr>
      <w:rPr>
        <w:rFonts w:hint="default" w:ascii="Wingdings" w:hAnsi="Wingdings"/>
      </w:rPr>
    </w:lvl>
  </w:abstractNum>
  <w:abstractNum w:abstractNumId="15" w15:restartNumberingAfterBreak="0">
    <w:nsid w:val="43026331"/>
    <w:multiLevelType w:val="hybridMultilevel"/>
    <w:tmpl w:val="FFFFFFFF"/>
    <w:lvl w:ilvl="0" w:tplc="3F5C2C60">
      <w:start w:val="1"/>
      <w:numFmt w:val="bullet"/>
      <w:lvlText w:val=""/>
      <w:lvlJc w:val="left"/>
      <w:pPr>
        <w:ind w:left="720" w:hanging="360"/>
      </w:pPr>
      <w:rPr>
        <w:rFonts w:hint="default" w:ascii="Symbol" w:hAnsi="Symbol"/>
      </w:rPr>
    </w:lvl>
    <w:lvl w:ilvl="1" w:tplc="D706ADAC">
      <w:start w:val="1"/>
      <w:numFmt w:val="bullet"/>
      <w:lvlText w:val="o"/>
      <w:lvlJc w:val="left"/>
      <w:pPr>
        <w:ind w:left="1440" w:hanging="360"/>
      </w:pPr>
      <w:rPr>
        <w:rFonts w:hint="default" w:ascii="Courier New" w:hAnsi="Courier New"/>
      </w:rPr>
    </w:lvl>
    <w:lvl w:ilvl="2" w:tplc="3642EE30">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C17C3600">
      <w:start w:val="1"/>
      <w:numFmt w:val="bullet"/>
      <w:lvlText w:val="o"/>
      <w:lvlJc w:val="left"/>
      <w:pPr>
        <w:ind w:left="3600" w:hanging="360"/>
      </w:pPr>
      <w:rPr>
        <w:rFonts w:hint="default" w:ascii="Courier New" w:hAnsi="Courier New"/>
      </w:rPr>
    </w:lvl>
    <w:lvl w:ilvl="5" w:tplc="21E49CCC">
      <w:start w:val="1"/>
      <w:numFmt w:val="bullet"/>
      <w:lvlText w:val=""/>
      <w:lvlJc w:val="left"/>
      <w:pPr>
        <w:ind w:left="4320" w:hanging="360"/>
      </w:pPr>
      <w:rPr>
        <w:rFonts w:hint="default" w:ascii="Wingdings" w:hAnsi="Wingdings"/>
      </w:rPr>
    </w:lvl>
    <w:lvl w:ilvl="6" w:tplc="EE0CC812">
      <w:start w:val="1"/>
      <w:numFmt w:val="bullet"/>
      <w:lvlText w:val=""/>
      <w:lvlJc w:val="left"/>
      <w:pPr>
        <w:ind w:left="5040" w:hanging="360"/>
      </w:pPr>
      <w:rPr>
        <w:rFonts w:hint="default" w:ascii="Symbol" w:hAnsi="Symbol"/>
      </w:rPr>
    </w:lvl>
    <w:lvl w:ilvl="7" w:tplc="CE02BFA6">
      <w:start w:val="1"/>
      <w:numFmt w:val="bullet"/>
      <w:lvlText w:val="o"/>
      <w:lvlJc w:val="left"/>
      <w:pPr>
        <w:ind w:left="5760" w:hanging="360"/>
      </w:pPr>
      <w:rPr>
        <w:rFonts w:hint="default" w:ascii="Courier New" w:hAnsi="Courier New"/>
      </w:rPr>
    </w:lvl>
    <w:lvl w:ilvl="8" w:tplc="CE4CBCB6">
      <w:start w:val="1"/>
      <w:numFmt w:val="bullet"/>
      <w:lvlText w:val=""/>
      <w:lvlJc w:val="left"/>
      <w:pPr>
        <w:ind w:left="6480" w:hanging="360"/>
      </w:pPr>
      <w:rPr>
        <w:rFonts w:hint="default" w:ascii="Wingdings" w:hAnsi="Wingdings"/>
      </w:rPr>
    </w:lvl>
  </w:abstractNum>
  <w:abstractNum w:abstractNumId="16" w15:restartNumberingAfterBreak="0">
    <w:nsid w:val="4EB23831"/>
    <w:multiLevelType w:val="multilevel"/>
    <w:tmpl w:val="CFF68A0E"/>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7" w15:restartNumberingAfterBreak="0">
    <w:nsid w:val="573F6246"/>
    <w:multiLevelType w:val="multilevel"/>
    <w:tmpl w:val="E6F619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8306A27"/>
    <w:multiLevelType w:val="hybridMultilevel"/>
    <w:tmpl w:val="563A698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9" w15:restartNumberingAfterBreak="0">
    <w:nsid w:val="59044A77"/>
    <w:multiLevelType w:val="multilevel"/>
    <w:tmpl w:val="FF027E2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0" w15:restartNumberingAfterBreak="0">
    <w:nsid w:val="607E1117"/>
    <w:multiLevelType w:val="hybridMultilevel"/>
    <w:tmpl w:val="AAE215D0"/>
    <w:lvl w:ilvl="0" w:tplc="24AC4D7E">
      <w:start w:val="1"/>
      <w:numFmt w:val="bullet"/>
      <w:lvlText w:val=""/>
      <w:lvlJc w:val="left"/>
      <w:pPr>
        <w:ind w:left="720" w:hanging="360"/>
      </w:pPr>
      <w:rPr>
        <w:rFonts w:hint="default" w:ascii="Symbol" w:hAnsi="Symbol"/>
      </w:rPr>
    </w:lvl>
    <w:lvl w:ilvl="1" w:tplc="3FAE4EDE">
      <w:start w:val="1"/>
      <w:numFmt w:val="bullet"/>
      <w:lvlText w:val="o"/>
      <w:lvlJc w:val="left"/>
      <w:pPr>
        <w:ind w:left="1440" w:hanging="360"/>
      </w:pPr>
      <w:rPr>
        <w:rFonts w:hint="default" w:ascii="Courier New" w:hAnsi="Courier New"/>
      </w:rPr>
    </w:lvl>
    <w:lvl w:ilvl="2" w:tplc="0C04616E">
      <w:start w:val="1"/>
      <w:numFmt w:val="bullet"/>
      <w:lvlText w:val=""/>
      <w:lvlJc w:val="left"/>
      <w:pPr>
        <w:ind w:left="2160" w:hanging="360"/>
      </w:pPr>
      <w:rPr>
        <w:rFonts w:hint="default" w:ascii="Symbol" w:hAnsi="Symbol"/>
      </w:rPr>
    </w:lvl>
    <w:lvl w:ilvl="3" w:tplc="4566B336">
      <w:start w:val="1"/>
      <w:numFmt w:val="bullet"/>
      <w:lvlText w:val=""/>
      <w:lvlJc w:val="left"/>
      <w:pPr>
        <w:ind w:left="2880" w:hanging="360"/>
      </w:pPr>
      <w:rPr>
        <w:rFonts w:hint="default" w:ascii="Symbol" w:hAnsi="Symbol"/>
      </w:rPr>
    </w:lvl>
    <w:lvl w:ilvl="4" w:tplc="8C56344E">
      <w:start w:val="1"/>
      <w:numFmt w:val="bullet"/>
      <w:lvlText w:val="o"/>
      <w:lvlJc w:val="left"/>
      <w:pPr>
        <w:ind w:left="3600" w:hanging="360"/>
      </w:pPr>
      <w:rPr>
        <w:rFonts w:hint="default" w:ascii="Courier New" w:hAnsi="Courier New"/>
      </w:rPr>
    </w:lvl>
    <w:lvl w:ilvl="5" w:tplc="EDC8CFA6">
      <w:start w:val="1"/>
      <w:numFmt w:val="bullet"/>
      <w:lvlText w:val=""/>
      <w:lvlJc w:val="left"/>
      <w:pPr>
        <w:ind w:left="4320" w:hanging="360"/>
      </w:pPr>
      <w:rPr>
        <w:rFonts w:hint="default" w:ascii="Wingdings" w:hAnsi="Wingdings"/>
      </w:rPr>
    </w:lvl>
    <w:lvl w:ilvl="6" w:tplc="BEA0AA58">
      <w:start w:val="1"/>
      <w:numFmt w:val="bullet"/>
      <w:lvlText w:val=""/>
      <w:lvlJc w:val="left"/>
      <w:pPr>
        <w:ind w:left="5040" w:hanging="360"/>
      </w:pPr>
      <w:rPr>
        <w:rFonts w:hint="default" w:ascii="Symbol" w:hAnsi="Symbol"/>
      </w:rPr>
    </w:lvl>
    <w:lvl w:ilvl="7" w:tplc="81981448">
      <w:start w:val="1"/>
      <w:numFmt w:val="bullet"/>
      <w:lvlText w:val="o"/>
      <w:lvlJc w:val="left"/>
      <w:pPr>
        <w:ind w:left="5760" w:hanging="360"/>
      </w:pPr>
      <w:rPr>
        <w:rFonts w:hint="default" w:ascii="Courier New" w:hAnsi="Courier New"/>
      </w:rPr>
    </w:lvl>
    <w:lvl w:ilvl="8" w:tplc="87A8D2CE">
      <w:start w:val="1"/>
      <w:numFmt w:val="bullet"/>
      <w:lvlText w:val=""/>
      <w:lvlJc w:val="left"/>
      <w:pPr>
        <w:ind w:left="6480" w:hanging="360"/>
      </w:pPr>
      <w:rPr>
        <w:rFonts w:hint="default" w:ascii="Wingdings" w:hAnsi="Wingdings"/>
      </w:rPr>
    </w:lvl>
  </w:abstractNum>
  <w:abstractNum w:abstractNumId="21" w15:restartNumberingAfterBreak="0">
    <w:nsid w:val="6BFB41A8"/>
    <w:multiLevelType w:val="hybridMultilevel"/>
    <w:tmpl w:val="1DEC46A8"/>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D9C205C"/>
    <w:multiLevelType w:val="hybridMultilevel"/>
    <w:tmpl w:val="29145D16"/>
    <w:lvl w:ilvl="0" w:tplc="B2225234">
      <w:start w:val="1"/>
      <w:numFmt w:val="bullet"/>
      <w:lvlText w:val=""/>
      <w:lvlJc w:val="left"/>
      <w:pPr>
        <w:ind w:left="720" w:hanging="360"/>
      </w:pPr>
      <w:rPr>
        <w:rFonts w:hint="default" w:ascii="Symbol" w:hAnsi="Symbol"/>
      </w:rPr>
    </w:lvl>
    <w:lvl w:ilvl="1" w:tplc="ECDE95FE">
      <w:start w:val="1"/>
      <w:numFmt w:val="bullet"/>
      <w:lvlText w:val="o"/>
      <w:lvlJc w:val="left"/>
      <w:pPr>
        <w:ind w:left="1440" w:hanging="360"/>
      </w:pPr>
      <w:rPr>
        <w:rFonts w:hint="default" w:ascii="Courier New" w:hAnsi="Courier New"/>
      </w:rPr>
    </w:lvl>
    <w:lvl w:ilvl="2" w:tplc="CB74ADBE">
      <w:start w:val="1"/>
      <w:numFmt w:val="bullet"/>
      <w:lvlText w:val=""/>
      <w:lvlJc w:val="left"/>
      <w:pPr>
        <w:ind w:left="2160" w:hanging="360"/>
      </w:pPr>
      <w:rPr>
        <w:rFonts w:hint="default" w:ascii="Symbol" w:hAnsi="Symbol"/>
      </w:rPr>
    </w:lvl>
    <w:lvl w:ilvl="3" w:tplc="E1A4FA0C">
      <w:start w:val="1"/>
      <w:numFmt w:val="bullet"/>
      <w:lvlText w:val=""/>
      <w:lvlJc w:val="left"/>
      <w:pPr>
        <w:ind w:left="2880" w:hanging="360"/>
      </w:pPr>
      <w:rPr>
        <w:rFonts w:hint="default" w:ascii="Symbol" w:hAnsi="Symbol"/>
      </w:rPr>
    </w:lvl>
    <w:lvl w:ilvl="4" w:tplc="5F907A5A">
      <w:start w:val="1"/>
      <w:numFmt w:val="bullet"/>
      <w:lvlText w:val="o"/>
      <w:lvlJc w:val="left"/>
      <w:pPr>
        <w:ind w:left="3600" w:hanging="360"/>
      </w:pPr>
      <w:rPr>
        <w:rFonts w:hint="default" w:ascii="Courier New" w:hAnsi="Courier New"/>
      </w:rPr>
    </w:lvl>
    <w:lvl w:ilvl="5" w:tplc="651EB452">
      <w:start w:val="1"/>
      <w:numFmt w:val="bullet"/>
      <w:lvlText w:val=""/>
      <w:lvlJc w:val="left"/>
      <w:pPr>
        <w:ind w:left="4320" w:hanging="360"/>
      </w:pPr>
      <w:rPr>
        <w:rFonts w:hint="default" w:ascii="Wingdings" w:hAnsi="Wingdings"/>
      </w:rPr>
    </w:lvl>
    <w:lvl w:ilvl="6" w:tplc="3E64EFF6">
      <w:start w:val="1"/>
      <w:numFmt w:val="bullet"/>
      <w:lvlText w:val=""/>
      <w:lvlJc w:val="left"/>
      <w:pPr>
        <w:ind w:left="5040" w:hanging="360"/>
      </w:pPr>
      <w:rPr>
        <w:rFonts w:hint="default" w:ascii="Symbol" w:hAnsi="Symbol"/>
      </w:rPr>
    </w:lvl>
    <w:lvl w:ilvl="7" w:tplc="4AE0F49C">
      <w:start w:val="1"/>
      <w:numFmt w:val="bullet"/>
      <w:lvlText w:val="o"/>
      <w:lvlJc w:val="left"/>
      <w:pPr>
        <w:ind w:left="5760" w:hanging="360"/>
      </w:pPr>
      <w:rPr>
        <w:rFonts w:hint="default" w:ascii="Courier New" w:hAnsi="Courier New"/>
      </w:rPr>
    </w:lvl>
    <w:lvl w:ilvl="8" w:tplc="8BD04B84">
      <w:start w:val="1"/>
      <w:numFmt w:val="bullet"/>
      <w:lvlText w:val=""/>
      <w:lvlJc w:val="left"/>
      <w:pPr>
        <w:ind w:left="6480" w:hanging="360"/>
      </w:pPr>
      <w:rPr>
        <w:rFonts w:hint="default" w:ascii="Wingdings" w:hAnsi="Wingdings"/>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1">
    <w:abstractNumId w:val="7"/>
  </w:num>
  <w:num w:numId="2">
    <w:abstractNumId w:val="22"/>
  </w:num>
  <w:num w:numId="3">
    <w:abstractNumId w:val="11"/>
  </w:num>
  <w:num w:numId="4">
    <w:abstractNumId w:val="20"/>
  </w:num>
  <w:num w:numId="5">
    <w:abstractNumId w:val="10"/>
  </w:num>
  <w:num w:numId="6">
    <w:abstractNumId w:val="3"/>
  </w:num>
  <w:num w:numId="7">
    <w:abstractNumId w:val="13"/>
  </w:num>
  <w:num w:numId="8">
    <w:abstractNumId w:val="5"/>
  </w:num>
  <w:num w:numId="9">
    <w:abstractNumId w:val="15"/>
  </w:num>
  <w:num w:numId="10">
    <w:abstractNumId w:val="2"/>
  </w:num>
  <w:num w:numId="11">
    <w:abstractNumId w:val="14"/>
  </w:num>
  <w:num w:numId="12">
    <w:abstractNumId w:val="6"/>
  </w:num>
  <w:num w:numId="13">
    <w:abstractNumId w:val="16"/>
  </w:num>
  <w:num w:numId="14">
    <w:abstractNumId w:val="19"/>
  </w:num>
  <w:num w:numId="15">
    <w:abstractNumId w:val="1"/>
  </w:num>
  <w:num w:numId="16">
    <w:abstractNumId w:val="8"/>
  </w:num>
  <w:num w:numId="17">
    <w:abstractNumId w:val="0"/>
  </w:num>
  <w:num w:numId="18">
    <w:abstractNumId w:val="21"/>
  </w:num>
  <w:num w:numId="19">
    <w:abstractNumId w:val="12"/>
  </w:num>
  <w:num w:numId="20">
    <w:abstractNumId w:val="18"/>
  </w:num>
  <w:num w:numId="21">
    <w:abstractNumId w:val="9"/>
  </w:num>
  <w:num w:numId="22">
    <w:abstractNumId w:val="17"/>
  </w:num>
  <w:num w:numId="23">
    <w:abstractNumId w:val="4"/>
  </w:num>
  <w:numIdMacAtCleanup w:val="20"/>
</w:numbering>
</file>

<file path=word/people.xml><?xml version="1.0" encoding="utf-8"?>
<w15:people xmlns:mc="http://schemas.openxmlformats.org/markup-compatibility/2006" xmlns:w15="http://schemas.microsoft.com/office/word/2012/wordml" mc:Ignorable="w15">
  <w15:person w15:author="Suriyanarayanan, Mahalingam Varagur">
    <w15:presenceInfo w15:providerId="AD" w15:userId="S::msuriyanarayana_sta@home.ku.edu::4741da4b-2287-4cd9-aaa2-4511cab36f17"/>
  </w15:person>
  <w15:person w15:author="Minor, Erin Marie">
    <w15:presenceInfo w15:providerId="AD" w15:userId="S::e074m592@home.ku.edu::625da342-0cf1-4312-986a-56d43089e1b0"/>
  </w15:person>
  <w15:person w15:author="Cherukuri, Rajendra">
    <w15:presenceInfo w15:providerId="AD" w15:userId="S::rcherukuri_sta@home.ku.edu::a9700c98-c90b-4ca9-919f-d57b5be06bfe"/>
  </w15:person>
  <w15:person w15:author="Burke, Byron David">
    <w15:presenceInfo w15:providerId="AD" w15:userId="S::b484b380@home.ku.edu::1c6d3daf-c2b8-469d-a489-e3ee3b22e843"/>
  </w15:person>
  <w15:person w15:author="Chandana, Mahesh">
    <w15:presenceInfo w15:providerId="AD" w15:userId="S::m142c040@home.ku.edu::a4a5053d-aed5-4fb6-86c8-0709afe59c7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isplayBackgroundShape/>
  <w:trackRevisions w:val="tru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A9A"/>
    <w:rsid w:val="00010821"/>
    <w:rsid w:val="000179BF"/>
    <w:rsid w:val="00064C3C"/>
    <w:rsid w:val="000710BA"/>
    <w:rsid w:val="00086696"/>
    <w:rsid w:val="00091D3A"/>
    <w:rsid w:val="000955AE"/>
    <w:rsid w:val="000B5948"/>
    <w:rsid w:val="000B7B69"/>
    <w:rsid w:val="000C36F8"/>
    <w:rsid w:val="000C5FB5"/>
    <w:rsid w:val="000C7D39"/>
    <w:rsid w:val="000D263B"/>
    <w:rsid w:val="000D3710"/>
    <w:rsid w:val="000E07DE"/>
    <w:rsid w:val="000E343E"/>
    <w:rsid w:val="000E433D"/>
    <w:rsid w:val="000F5427"/>
    <w:rsid w:val="0010085F"/>
    <w:rsid w:val="0011487B"/>
    <w:rsid w:val="00115020"/>
    <w:rsid w:val="0013244A"/>
    <w:rsid w:val="00156E9F"/>
    <w:rsid w:val="001610BD"/>
    <w:rsid w:val="001656D1"/>
    <w:rsid w:val="00173A9A"/>
    <w:rsid w:val="001790B1"/>
    <w:rsid w:val="00188794"/>
    <w:rsid w:val="001964D6"/>
    <w:rsid w:val="001965C9"/>
    <w:rsid w:val="001AB32A"/>
    <w:rsid w:val="001B0D6E"/>
    <w:rsid w:val="001D4F0B"/>
    <w:rsid w:val="001D6085"/>
    <w:rsid w:val="001E1280"/>
    <w:rsid w:val="001E1958"/>
    <w:rsid w:val="001E1C59"/>
    <w:rsid w:val="001F6C63"/>
    <w:rsid w:val="001FD4E1"/>
    <w:rsid w:val="002167ED"/>
    <w:rsid w:val="00216F3A"/>
    <w:rsid w:val="0022042F"/>
    <w:rsid w:val="00221B9E"/>
    <w:rsid w:val="00236023"/>
    <w:rsid w:val="00240428"/>
    <w:rsid w:val="00241173"/>
    <w:rsid w:val="0024200D"/>
    <w:rsid w:val="00245AB1"/>
    <w:rsid w:val="002559EA"/>
    <w:rsid w:val="00263939"/>
    <w:rsid w:val="0027243E"/>
    <w:rsid w:val="0027476E"/>
    <w:rsid w:val="0029364A"/>
    <w:rsid w:val="002A6E2F"/>
    <w:rsid w:val="002A6E77"/>
    <w:rsid w:val="002B05C1"/>
    <w:rsid w:val="002B205E"/>
    <w:rsid w:val="002D010D"/>
    <w:rsid w:val="002E0A48"/>
    <w:rsid w:val="002E6BC1"/>
    <w:rsid w:val="002F0C65"/>
    <w:rsid w:val="002F7750"/>
    <w:rsid w:val="0030410E"/>
    <w:rsid w:val="0030446C"/>
    <w:rsid w:val="00324B3C"/>
    <w:rsid w:val="00324B4C"/>
    <w:rsid w:val="00331AA7"/>
    <w:rsid w:val="00332993"/>
    <w:rsid w:val="00333AA5"/>
    <w:rsid w:val="00372EC8"/>
    <w:rsid w:val="0037642E"/>
    <w:rsid w:val="003816F8"/>
    <w:rsid w:val="0039FB0B"/>
    <w:rsid w:val="003B134E"/>
    <w:rsid w:val="003B4C4B"/>
    <w:rsid w:val="003B7E9D"/>
    <w:rsid w:val="003C59DE"/>
    <w:rsid w:val="003C60B9"/>
    <w:rsid w:val="003D7A9E"/>
    <w:rsid w:val="003E2283"/>
    <w:rsid w:val="003E8BBD"/>
    <w:rsid w:val="003F0A81"/>
    <w:rsid w:val="00404980"/>
    <w:rsid w:val="00430D76"/>
    <w:rsid w:val="00435543"/>
    <w:rsid w:val="00440D7D"/>
    <w:rsid w:val="00444D45"/>
    <w:rsid w:val="00464B02"/>
    <w:rsid w:val="0046751C"/>
    <w:rsid w:val="0047056A"/>
    <w:rsid w:val="004958A9"/>
    <w:rsid w:val="00497121"/>
    <w:rsid w:val="004A0550"/>
    <w:rsid w:val="004D035F"/>
    <w:rsid w:val="004E370E"/>
    <w:rsid w:val="004E5890"/>
    <w:rsid w:val="004E6AA1"/>
    <w:rsid w:val="004E7DFF"/>
    <w:rsid w:val="00512B64"/>
    <w:rsid w:val="00514D7A"/>
    <w:rsid w:val="00516AD3"/>
    <w:rsid w:val="00520DF9"/>
    <w:rsid w:val="00526730"/>
    <w:rsid w:val="0052736B"/>
    <w:rsid w:val="0052D9D1"/>
    <w:rsid w:val="005416FF"/>
    <w:rsid w:val="00557147"/>
    <w:rsid w:val="00573BF8"/>
    <w:rsid w:val="00583691"/>
    <w:rsid w:val="00583D7C"/>
    <w:rsid w:val="00586C00"/>
    <w:rsid w:val="00595C69"/>
    <w:rsid w:val="005A12D5"/>
    <w:rsid w:val="005C5CDF"/>
    <w:rsid w:val="005C5DD8"/>
    <w:rsid w:val="005D37B8"/>
    <w:rsid w:val="005D3968"/>
    <w:rsid w:val="005D4A04"/>
    <w:rsid w:val="005E705D"/>
    <w:rsid w:val="006067B1"/>
    <w:rsid w:val="0060793A"/>
    <w:rsid w:val="006324FA"/>
    <w:rsid w:val="006344BE"/>
    <w:rsid w:val="006412EC"/>
    <w:rsid w:val="00666198"/>
    <w:rsid w:val="006708DE"/>
    <w:rsid w:val="00671ACC"/>
    <w:rsid w:val="00693746"/>
    <w:rsid w:val="006A135D"/>
    <w:rsid w:val="006B3260"/>
    <w:rsid w:val="006C1A75"/>
    <w:rsid w:val="006C35DF"/>
    <w:rsid w:val="006C5268"/>
    <w:rsid w:val="006CC53E"/>
    <w:rsid w:val="006D0B0C"/>
    <w:rsid w:val="006D2B08"/>
    <w:rsid w:val="006D397F"/>
    <w:rsid w:val="006D4E39"/>
    <w:rsid w:val="006E2281"/>
    <w:rsid w:val="006F6F01"/>
    <w:rsid w:val="007161F1"/>
    <w:rsid w:val="007258D1"/>
    <w:rsid w:val="007415B6"/>
    <w:rsid w:val="00744B07"/>
    <w:rsid w:val="007473EA"/>
    <w:rsid w:val="00775B2D"/>
    <w:rsid w:val="0078643B"/>
    <w:rsid w:val="00794C9D"/>
    <w:rsid w:val="007A408C"/>
    <w:rsid w:val="007A5A88"/>
    <w:rsid w:val="007B6296"/>
    <w:rsid w:val="007C1F03"/>
    <w:rsid w:val="007C3337"/>
    <w:rsid w:val="007D2BBB"/>
    <w:rsid w:val="007D4746"/>
    <w:rsid w:val="007D4B80"/>
    <w:rsid w:val="007D6690"/>
    <w:rsid w:val="007F1E7C"/>
    <w:rsid w:val="00807F71"/>
    <w:rsid w:val="00820F1B"/>
    <w:rsid w:val="00831782"/>
    <w:rsid w:val="00834962"/>
    <w:rsid w:val="008359EA"/>
    <w:rsid w:val="00837390"/>
    <w:rsid w:val="0084101E"/>
    <w:rsid w:val="00843DD3"/>
    <w:rsid w:val="0085D485"/>
    <w:rsid w:val="0086461D"/>
    <w:rsid w:val="00883737"/>
    <w:rsid w:val="008A3A72"/>
    <w:rsid w:val="008A545A"/>
    <w:rsid w:val="008AAE8B"/>
    <w:rsid w:val="008B724D"/>
    <w:rsid w:val="008C071A"/>
    <w:rsid w:val="008C0C6D"/>
    <w:rsid w:val="008C74F4"/>
    <w:rsid w:val="00900B24"/>
    <w:rsid w:val="00906C93"/>
    <w:rsid w:val="00913546"/>
    <w:rsid w:val="0092161C"/>
    <w:rsid w:val="00935BFD"/>
    <w:rsid w:val="0094121C"/>
    <w:rsid w:val="0094178A"/>
    <w:rsid w:val="00966C44"/>
    <w:rsid w:val="009739B3"/>
    <w:rsid w:val="00975458"/>
    <w:rsid w:val="009863CD"/>
    <w:rsid w:val="009B6090"/>
    <w:rsid w:val="009C2DEA"/>
    <w:rsid w:val="009D2DC3"/>
    <w:rsid w:val="009EB601"/>
    <w:rsid w:val="009F07A8"/>
    <w:rsid w:val="009F3BD7"/>
    <w:rsid w:val="00A1027B"/>
    <w:rsid w:val="00A2716D"/>
    <w:rsid w:val="00A40874"/>
    <w:rsid w:val="00A51BCB"/>
    <w:rsid w:val="00A667DB"/>
    <w:rsid w:val="00A90601"/>
    <w:rsid w:val="00A95E44"/>
    <w:rsid w:val="00AA060B"/>
    <w:rsid w:val="00AB02D5"/>
    <w:rsid w:val="00AB71C6"/>
    <w:rsid w:val="00AC549A"/>
    <w:rsid w:val="00AD4670"/>
    <w:rsid w:val="00AE0418"/>
    <w:rsid w:val="00AE1FF0"/>
    <w:rsid w:val="00AF77AD"/>
    <w:rsid w:val="00B05FF4"/>
    <w:rsid w:val="00B21AA5"/>
    <w:rsid w:val="00B2533F"/>
    <w:rsid w:val="00B46C32"/>
    <w:rsid w:val="00B61E93"/>
    <w:rsid w:val="00B6AC7A"/>
    <w:rsid w:val="00B72D3A"/>
    <w:rsid w:val="00B7349D"/>
    <w:rsid w:val="00B75ABC"/>
    <w:rsid w:val="00B86E02"/>
    <w:rsid w:val="00B92ABD"/>
    <w:rsid w:val="00BB7464"/>
    <w:rsid w:val="00BC446F"/>
    <w:rsid w:val="00BD7385"/>
    <w:rsid w:val="00BE0D5F"/>
    <w:rsid w:val="00BF6076"/>
    <w:rsid w:val="00BF6285"/>
    <w:rsid w:val="00C044D1"/>
    <w:rsid w:val="00C11911"/>
    <w:rsid w:val="00C2460C"/>
    <w:rsid w:val="00C43228"/>
    <w:rsid w:val="00C448FD"/>
    <w:rsid w:val="00C47A2E"/>
    <w:rsid w:val="00C50D6A"/>
    <w:rsid w:val="00C516AE"/>
    <w:rsid w:val="00C51BFE"/>
    <w:rsid w:val="00C54F18"/>
    <w:rsid w:val="00C63D8F"/>
    <w:rsid w:val="00C70F14"/>
    <w:rsid w:val="00C71D31"/>
    <w:rsid w:val="00C7385F"/>
    <w:rsid w:val="00C81423"/>
    <w:rsid w:val="00C91274"/>
    <w:rsid w:val="00C91BC8"/>
    <w:rsid w:val="00C92DCD"/>
    <w:rsid w:val="00C94644"/>
    <w:rsid w:val="00CA4D20"/>
    <w:rsid w:val="00CA6171"/>
    <w:rsid w:val="00CA6BD2"/>
    <w:rsid w:val="00CB3309"/>
    <w:rsid w:val="00CB7574"/>
    <w:rsid w:val="00CD0D15"/>
    <w:rsid w:val="00CE3B36"/>
    <w:rsid w:val="00CE4E1E"/>
    <w:rsid w:val="00CF004C"/>
    <w:rsid w:val="00CF327E"/>
    <w:rsid w:val="00D05511"/>
    <w:rsid w:val="00D07531"/>
    <w:rsid w:val="00D14020"/>
    <w:rsid w:val="00D34B04"/>
    <w:rsid w:val="00D43876"/>
    <w:rsid w:val="00D44AE4"/>
    <w:rsid w:val="00D51A71"/>
    <w:rsid w:val="00D52E8D"/>
    <w:rsid w:val="00D61CD4"/>
    <w:rsid w:val="00D9280A"/>
    <w:rsid w:val="00D97825"/>
    <w:rsid w:val="00DA36D2"/>
    <w:rsid w:val="00DA55D0"/>
    <w:rsid w:val="00DA6670"/>
    <w:rsid w:val="00DB05FD"/>
    <w:rsid w:val="00DC338B"/>
    <w:rsid w:val="00DC47B3"/>
    <w:rsid w:val="00DCED4F"/>
    <w:rsid w:val="00DD22C4"/>
    <w:rsid w:val="00DE501D"/>
    <w:rsid w:val="00DF55AD"/>
    <w:rsid w:val="00DF77B9"/>
    <w:rsid w:val="00E02EBA"/>
    <w:rsid w:val="00E050F7"/>
    <w:rsid w:val="00E20862"/>
    <w:rsid w:val="00E221DD"/>
    <w:rsid w:val="00E26296"/>
    <w:rsid w:val="00E5D35C"/>
    <w:rsid w:val="00E85B43"/>
    <w:rsid w:val="00EB3D7D"/>
    <w:rsid w:val="00EB4D80"/>
    <w:rsid w:val="00EB4F8A"/>
    <w:rsid w:val="00EC03F3"/>
    <w:rsid w:val="00EC0811"/>
    <w:rsid w:val="00ED1546"/>
    <w:rsid w:val="00ED1D3C"/>
    <w:rsid w:val="00ED6BB4"/>
    <w:rsid w:val="00EE4239"/>
    <w:rsid w:val="00EE6B65"/>
    <w:rsid w:val="00EF0E62"/>
    <w:rsid w:val="00EF4629"/>
    <w:rsid w:val="00F03D52"/>
    <w:rsid w:val="00F1210A"/>
    <w:rsid w:val="00F12508"/>
    <w:rsid w:val="00F431F0"/>
    <w:rsid w:val="00F55F41"/>
    <w:rsid w:val="00F742E5"/>
    <w:rsid w:val="00F75EFE"/>
    <w:rsid w:val="00F838D2"/>
    <w:rsid w:val="00F856BE"/>
    <w:rsid w:val="00F868A4"/>
    <w:rsid w:val="00FA7D64"/>
    <w:rsid w:val="00FB466D"/>
    <w:rsid w:val="00FE1B95"/>
    <w:rsid w:val="00FE36D9"/>
    <w:rsid w:val="00FE683E"/>
    <w:rsid w:val="00FE72C6"/>
    <w:rsid w:val="00FF01D6"/>
    <w:rsid w:val="0101EF07"/>
    <w:rsid w:val="0112DE9D"/>
    <w:rsid w:val="011935A3"/>
    <w:rsid w:val="0132D39A"/>
    <w:rsid w:val="0150E8C8"/>
    <w:rsid w:val="015F0999"/>
    <w:rsid w:val="0165F902"/>
    <w:rsid w:val="0184D553"/>
    <w:rsid w:val="01941147"/>
    <w:rsid w:val="01ACDAF2"/>
    <w:rsid w:val="01B50534"/>
    <w:rsid w:val="01B9DC9D"/>
    <w:rsid w:val="01C94294"/>
    <w:rsid w:val="01D5FBA5"/>
    <w:rsid w:val="01DD3E48"/>
    <w:rsid w:val="01EE291B"/>
    <w:rsid w:val="01F0206A"/>
    <w:rsid w:val="0200F1F0"/>
    <w:rsid w:val="022A38F5"/>
    <w:rsid w:val="02410ABC"/>
    <w:rsid w:val="024D12C4"/>
    <w:rsid w:val="025AF4E0"/>
    <w:rsid w:val="0264AA9C"/>
    <w:rsid w:val="026818B6"/>
    <w:rsid w:val="02758635"/>
    <w:rsid w:val="027E6B72"/>
    <w:rsid w:val="02870567"/>
    <w:rsid w:val="028B9C38"/>
    <w:rsid w:val="029C11BB"/>
    <w:rsid w:val="02A27F59"/>
    <w:rsid w:val="02AAF326"/>
    <w:rsid w:val="02B686BB"/>
    <w:rsid w:val="02B7BA75"/>
    <w:rsid w:val="02B89C2F"/>
    <w:rsid w:val="02B904A0"/>
    <w:rsid w:val="02BF93B4"/>
    <w:rsid w:val="02C46FE1"/>
    <w:rsid w:val="02CC76CC"/>
    <w:rsid w:val="031587B7"/>
    <w:rsid w:val="03168AB0"/>
    <w:rsid w:val="031FCD3F"/>
    <w:rsid w:val="033E3D6D"/>
    <w:rsid w:val="036FC4CF"/>
    <w:rsid w:val="03873094"/>
    <w:rsid w:val="038EB040"/>
    <w:rsid w:val="0395356E"/>
    <w:rsid w:val="039576B0"/>
    <w:rsid w:val="03AD8732"/>
    <w:rsid w:val="03ADBAC0"/>
    <w:rsid w:val="03B23490"/>
    <w:rsid w:val="03B3CC40"/>
    <w:rsid w:val="03B5C651"/>
    <w:rsid w:val="03D656C3"/>
    <w:rsid w:val="03F672C8"/>
    <w:rsid w:val="0401BD3F"/>
    <w:rsid w:val="041D9769"/>
    <w:rsid w:val="0426F972"/>
    <w:rsid w:val="043425B6"/>
    <w:rsid w:val="044D683C"/>
    <w:rsid w:val="044DC2F0"/>
    <w:rsid w:val="0455844A"/>
    <w:rsid w:val="046030FB"/>
    <w:rsid w:val="04613C1D"/>
    <w:rsid w:val="04670EC8"/>
    <w:rsid w:val="04674369"/>
    <w:rsid w:val="04680FE2"/>
    <w:rsid w:val="047887A3"/>
    <w:rsid w:val="047A8A80"/>
    <w:rsid w:val="047FA093"/>
    <w:rsid w:val="04983B94"/>
    <w:rsid w:val="049C869A"/>
    <w:rsid w:val="049C9A48"/>
    <w:rsid w:val="049CD25B"/>
    <w:rsid w:val="04A03AD6"/>
    <w:rsid w:val="04A64D8D"/>
    <w:rsid w:val="04AE6372"/>
    <w:rsid w:val="04B5C2A5"/>
    <w:rsid w:val="04B7DE45"/>
    <w:rsid w:val="04E87A73"/>
    <w:rsid w:val="04F9B751"/>
    <w:rsid w:val="04FB6345"/>
    <w:rsid w:val="051D47D5"/>
    <w:rsid w:val="0525C9DD"/>
    <w:rsid w:val="0533F963"/>
    <w:rsid w:val="053E0AB8"/>
    <w:rsid w:val="05444DAC"/>
    <w:rsid w:val="054A21D0"/>
    <w:rsid w:val="0555AB80"/>
    <w:rsid w:val="0558A6C1"/>
    <w:rsid w:val="055C52C7"/>
    <w:rsid w:val="0561E264"/>
    <w:rsid w:val="056209D6"/>
    <w:rsid w:val="0570805F"/>
    <w:rsid w:val="05733648"/>
    <w:rsid w:val="05782704"/>
    <w:rsid w:val="057E39D4"/>
    <w:rsid w:val="05807401"/>
    <w:rsid w:val="0581651A"/>
    <w:rsid w:val="05852EDE"/>
    <w:rsid w:val="05A98B7C"/>
    <w:rsid w:val="05AA4B67"/>
    <w:rsid w:val="05AE185F"/>
    <w:rsid w:val="05B967CA"/>
    <w:rsid w:val="05C8C8DA"/>
    <w:rsid w:val="05CB2A9D"/>
    <w:rsid w:val="05CBC432"/>
    <w:rsid w:val="05D6EB0A"/>
    <w:rsid w:val="05EAEF31"/>
    <w:rsid w:val="060F4E0C"/>
    <w:rsid w:val="061A41B3"/>
    <w:rsid w:val="061B2422"/>
    <w:rsid w:val="0632C96E"/>
    <w:rsid w:val="0642377A"/>
    <w:rsid w:val="0647FC07"/>
    <w:rsid w:val="064C22D1"/>
    <w:rsid w:val="065D1E6B"/>
    <w:rsid w:val="066934D6"/>
    <w:rsid w:val="0676A6FC"/>
    <w:rsid w:val="067CF1FD"/>
    <w:rsid w:val="06838A39"/>
    <w:rsid w:val="0696ED4D"/>
    <w:rsid w:val="06994DB8"/>
    <w:rsid w:val="06A5E25D"/>
    <w:rsid w:val="06A8B0B5"/>
    <w:rsid w:val="06C7AEF7"/>
    <w:rsid w:val="06D4059C"/>
    <w:rsid w:val="06E58038"/>
    <w:rsid w:val="06EE377C"/>
    <w:rsid w:val="06FC7800"/>
    <w:rsid w:val="06FE26AC"/>
    <w:rsid w:val="071D1A03"/>
    <w:rsid w:val="072B24A7"/>
    <w:rsid w:val="0741598E"/>
    <w:rsid w:val="074CCD7D"/>
    <w:rsid w:val="074D8D29"/>
    <w:rsid w:val="077238AB"/>
    <w:rsid w:val="077C3C0A"/>
    <w:rsid w:val="07862008"/>
    <w:rsid w:val="078B6C45"/>
    <w:rsid w:val="07929DB5"/>
    <w:rsid w:val="079C6F24"/>
    <w:rsid w:val="079ED721"/>
    <w:rsid w:val="07A61B48"/>
    <w:rsid w:val="07BE820B"/>
    <w:rsid w:val="07DB54A5"/>
    <w:rsid w:val="07DD4E0F"/>
    <w:rsid w:val="07DE9321"/>
    <w:rsid w:val="07E438B7"/>
    <w:rsid w:val="07E7CEA2"/>
    <w:rsid w:val="07F5681F"/>
    <w:rsid w:val="08140F23"/>
    <w:rsid w:val="0844E429"/>
    <w:rsid w:val="086EC1B2"/>
    <w:rsid w:val="08760E7D"/>
    <w:rsid w:val="0879D40D"/>
    <w:rsid w:val="087E1F0E"/>
    <w:rsid w:val="08834E32"/>
    <w:rsid w:val="08B4ABA5"/>
    <w:rsid w:val="08BC1BA5"/>
    <w:rsid w:val="08BE29AC"/>
    <w:rsid w:val="08BEDAF5"/>
    <w:rsid w:val="08D60AA8"/>
    <w:rsid w:val="08DDADDD"/>
    <w:rsid w:val="08DF6D01"/>
    <w:rsid w:val="08F3A65D"/>
    <w:rsid w:val="08F6CFEC"/>
    <w:rsid w:val="0901BD9D"/>
    <w:rsid w:val="0916950D"/>
    <w:rsid w:val="091AF309"/>
    <w:rsid w:val="0921870B"/>
    <w:rsid w:val="092E4A08"/>
    <w:rsid w:val="0935F385"/>
    <w:rsid w:val="0946E407"/>
    <w:rsid w:val="094C81BE"/>
    <w:rsid w:val="09653FF0"/>
    <w:rsid w:val="097E07D3"/>
    <w:rsid w:val="09883990"/>
    <w:rsid w:val="098933C8"/>
    <w:rsid w:val="098F0EC3"/>
    <w:rsid w:val="098FD291"/>
    <w:rsid w:val="0991C23F"/>
    <w:rsid w:val="099A338E"/>
    <w:rsid w:val="09CB5609"/>
    <w:rsid w:val="09E15F5D"/>
    <w:rsid w:val="09E1CEFC"/>
    <w:rsid w:val="09EF4092"/>
    <w:rsid w:val="09F140F9"/>
    <w:rsid w:val="09F2CBA9"/>
    <w:rsid w:val="0A0E685D"/>
    <w:rsid w:val="0A1751DA"/>
    <w:rsid w:val="0A22C953"/>
    <w:rsid w:val="0A23658D"/>
    <w:rsid w:val="0A359EBA"/>
    <w:rsid w:val="0A406115"/>
    <w:rsid w:val="0A40E80E"/>
    <w:rsid w:val="0A54F93A"/>
    <w:rsid w:val="0A59D51F"/>
    <w:rsid w:val="0A64D15C"/>
    <w:rsid w:val="0A7D2368"/>
    <w:rsid w:val="0A8FA8F0"/>
    <w:rsid w:val="0AA13692"/>
    <w:rsid w:val="0AA26C9F"/>
    <w:rsid w:val="0AA9BCC5"/>
    <w:rsid w:val="0AC16CDA"/>
    <w:rsid w:val="0ACA5909"/>
    <w:rsid w:val="0AD18630"/>
    <w:rsid w:val="0AD79C7C"/>
    <w:rsid w:val="0AFDE696"/>
    <w:rsid w:val="0B06885A"/>
    <w:rsid w:val="0B0DE268"/>
    <w:rsid w:val="0B112236"/>
    <w:rsid w:val="0B13CB54"/>
    <w:rsid w:val="0B255A28"/>
    <w:rsid w:val="0B2BA2F2"/>
    <w:rsid w:val="0B2BCBE0"/>
    <w:rsid w:val="0B2C4907"/>
    <w:rsid w:val="0B2C6972"/>
    <w:rsid w:val="0B2D08E1"/>
    <w:rsid w:val="0B2FEB12"/>
    <w:rsid w:val="0B34B251"/>
    <w:rsid w:val="0B439AE3"/>
    <w:rsid w:val="0B59FF42"/>
    <w:rsid w:val="0B5BD763"/>
    <w:rsid w:val="0B71761A"/>
    <w:rsid w:val="0B792D3D"/>
    <w:rsid w:val="0B7B5EC2"/>
    <w:rsid w:val="0B8D115A"/>
    <w:rsid w:val="0B955200"/>
    <w:rsid w:val="0BA6ABC5"/>
    <w:rsid w:val="0BAEEEE0"/>
    <w:rsid w:val="0BB66EF7"/>
    <w:rsid w:val="0BB6BE1C"/>
    <w:rsid w:val="0BC3AC43"/>
    <w:rsid w:val="0BC42EEC"/>
    <w:rsid w:val="0BD231CC"/>
    <w:rsid w:val="0BD36024"/>
    <w:rsid w:val="0BD9F074"/>
    <w:rsid w:val="0BDD716E"/>
    <w:rsid w:val="0BF93096"/>
    <w:rsid w:val="0BFE1FF4"/>
    <w:rsid w:val="0C070358"/>
    <w:rsid w:val="0C0A5D68"/>
    <w:rsid w:val="0C11986D"/>
    <w:rsid w:val="0C12AF39"/>
    <w:rsid w:val="0C142A9B"/>
    <w:rsid w:val="0C201BD3"/>
    <w:rsid w:val="0C2B471F"/>
    <w:rsid w:val="0C351F0B"/>
    <w:rsid w:val="0C688862"/>
    <w:rsid w:val="0C943938"/>
    <w:rsid w:val="0C9CF379"/>
    <w:rsid w:val="0C9ED337"/>
    <w:rsid w:val="0CA1EB4C"/>
    <w:rsid w:val="0CDA0AD3"/>
    <w:rsid w:val="0CDD8645"/>
    <w:rsid w:val="0CE2C02E"/>
    <w:rsid w:val="0CF8E09C"/>
    <w:rsid w:val="0D18D43D"/>
    <w:rsid w:val="0D30F974"/>
    <w:rsid w:val="0D4D3F97"/>
    <w:rsid w:val="0D4EE0B0"/>
    <w:rsid w:val="0D4FD857"/>
    <w:rsid w:val="0D5DED51"/>
    <w:rsid w:val="0D635610"/>
    <w:rsid w:val="0D75C0D5"/>
    <w:rsid w:val="0D79A27F"/>
    <w:rsid w:val="0D896221"/>
    <w:rsid w:val="0D9314CA"/>
    <w:rsid w:val="0D98D01D"/>
    <w:rsid w:val="0DA0EE0A"/>
    <w:rsid w:val="0DAA0EF5"/>
    <w:rsid w:val="0DAE6BAE"/>
    <w:rsid w:val="0DAFF9C2"/>
    <w:rsid w:val="0DBD9493"/>
    <w:rsid w:val="0DC71780"/>
    <w:rsid w:val="0DD37447"/>
    <w:rsid w:val="0DDB7CD9"/>
    <w:rsid w:val="0DDCB9CB"/>
    <w:rsid w:val="0DE4E536"/>
    <w:rsid w:val="0DE62AEB"/>
    <w:rsid w:val="0DF43DAB"/>
    <w:rsid w:val="0DF4F82E"/>
    <w:rsid w:val="0E1AE2BF"/>
    <w:rsid w:val="0E1E6CA6"/>
    <w:rsid w:val="0E291606"/>
    <w:rsid w:val="0E34A262"/>
    <w:rsid w:val="0E363DB3"/>
    <w:rsid w:val="0E3D586D"/>
    <w:rsid w:val="0E47BFBB"/>
    <w:rsid w:val="0E5452C8"/>
    <w:rsid w:val="0E5618CA"/>
    <w:rsid w:val="0E705241"/>
    <w:rsid w:val="0E77E6F1"/>
    <w:rsid w:val="0E8350A7"/>
    <w:rsid w:val="0E83762C"/>
    <w:rsid w:val="0E880149"/>
    <w:rsid w:val="0E88247B"/>
    <w:rsid w:val="0E92D730"/>
    <w:rsid w:val="0E959F5A"/>
    <w:rsid w:val="0E97E615"/>
    <w:rsid w:val="0EA8BCE3"/>
    <w:rsid w:val="0EA93429"/>
    <w:rsid w:val="0EB30A78"/>
    <w:rsid w:val="0EB5EEB6"/>
    <w:rsid w:val="0EBCAB46"/>
    <w:rsid w:val="0ECE89B2"/>
    <w:rsid w:val="0EE5A8B3"/>
    <w:rsid w:val="0EEE9EC5"/>
    <w:rsid w:val="0EF2175C"/>
    <w:rsid w:val="0F00D984"/>
    <w:rsid w:val="0F05ED2F"/>
    <w:rsid w:val="0F1A0BD9"/>
    <w:rsid w:val="0F1B97F4"/>
    <w:rsid w:val="0F29E4B0"/>
    <w:rsid w:val="0F2F25E2"/>
    <w:rsid w:val="0F40805E"/>
    <w:rsid w:val="0F494A0D"/>
    <w:rsid w:val="0F549300"/>
    <w:rsid w:val="0F5BE0DD"/>
    <w:rsid w:val="0F5D0D2C"/>
    <w:rsid w:val="0F5F37FA"/>
    <w:rsid w:val="0F61A676"/>
    <w:rsid w:val="0F66C681"/>
    <w:rsid w:val="0F6BF866"/>
    <w:rsid w:val="0F7C103E"/>
    <w:rsid w:val="0F832E04"/>
    <w:rsid w:val="0F86DC85"/>
    <w:rsid w:val="0F8FAC53"/>
    <w:rsid w:val="0FC9B029"/>
    <w:rsid w:val="0FDAB4B8"/>
    <w:rsid w:val="0FE1F2CE"/>
    <w:rsid w:val="0FECB95F"/>
    <w:rsid w:val="0FED2EC2"/>
    <w:rsid w:val="1000CEF5"/>
    <w:rsid w:val="10013BD8"/>
    <w:rsid w:val="1003B762"/>
    <w:rsid w:val="1012179E"/>
    <w:rsid w:val="101B1687"/>
    <w:rsid w:val="101E6EBC"/>
    <w:rsid w:val="1043A294"/>
    <w:rsid w:val="1054F8E8"/>
    <w:rsid w:val="105BEC3C"/>
    <w:rsid w:val="106B807F"/>
    <w:rsid w:val="10862E6A"/>
    <w:rsid w:val="108C847B"/>
    <w:rsid w:val="108CD500"/>
    <w:rsid w:val="10B2D9ED"/>
    <w:rsid w:val="10C6F8D7"/>
    <w:rsid w:val="10CCA676"/>
    <w:rsid w:val="10FA0C4B"/>
    <w:rsid w:val="111A9AA4"/>
    <w:rsid w:val="111DFB1E"/>
    <w:rsid w:val="11217720"/>
    <w:rsid w:val="11244451"/>
    <w:rsid w:val="1124D482"/>
    <w:rsid w:val="112981DC"/>
    <w:rsid w:val="112DE6E9"/>
    <w:rsid w:val="113672B1"/>
    <w:rsid w:val="11374ABC"/>
    <w:rsid w:val="11428041"/>
    <w:rsid w:val="11685385"/>
    <w:rsid w:val="117EFB38"/>
    <w:rsid w:val="1180B393"/>
    <w:rsid w:val="11820F4E"/>
    <w:rsid w:val="118EE945"/>
    <w:rsid w:val="1197183B"/>
    <w:rsid w:val="11A67C47"/>
    <w:rsid w:val="11A9E1F9"/>
    <w:rsid w:val="11D89404"/>
    <w:rsid w:val="11E617B3"/>
    <w:rsid w:val="11E9700A"/>
    <w:rsid w:val="11EA8DAF"/>
    <w:rsid w:val="11EAC714"/>
    <w:rsid w:val="11ED4687"/>
    <w:rsid w:val="11FBEABC"/>
    <w:rsid w:val="121780AF"/>
    <w:rsid w:val="121EEC6F"/>
    <w:rsid w:val="122463F2"/>
    <w:rsid w:val="123B1C4C"/>
    <w:rsid w:val="1244133F"/>
    <w:rsid w:val="124931F8"/>
    <w:rsid w:val="12530A0E"/>
    <w:rsid w:val="1268C8BC"/>
    <w:rsid w:val="1270D089"/>
    <w:rsid w:val="1271DFD7"/>
    <w:rsid w:val="127C4CB3"/>
    <w:rsid w:val="127FE814"/>
    <w:rsid w:val="1281AA2D"/>
    <w:rsid w:val="128281F0"/>
    <w:rsid w:val="128F6DE9"/>
    <w:rsid w:val="129A2761"/>
    <w:rsid w:val="129CD019"/>
    <w:rsid w:val="12A2C212"/>
    <w:rsid w:val="12A65B6E"/>
    <w:rsid w:val="12B43873"/>
    <w:rsid w:val="12BDE3D8"/>
    <w:rsid w:val="12D39483"/>
    <w:rsid w:val="12EE047A"/>
    <w:rsid w:val="12F1BF28"/>
    <w:rsid w:val="12F612AC"/>
    <w:rsid w:val="1302B16E"/>
    <w:rsid w:val="13110C68"/>
    <w:rsid w:val="13186034"/>
    <w:rsid w:val="134FE820"/>
    <w:rsid w:val="1359D073"/>
    <w:rsid w:val="135A2284"/>
    <w:rsid w:val="136719EA"/>
    <w:rsid w:val="1368ADDF"/>
    <w:rsid w:val="1369624B"/>
    <w:rsid w:val="13745EB3"/>
    <w:rsid w:val="137B345F"/>
    <w:rsid w:val="1386F38D"/>
    <w:rsid w:val="139F866D"/>
    <w:rsid w:val="13AFC14E"/>
    <w:rsid w:val="13C4DE9C"/>
    <w:rsid w:val="13DDA049"/>
    <w:rsid w:val="13EB362A"/>
    <w:rsid w:val="13F891D9"/>
    <w:rsid w:val="13FD5452"/>
    <w:rsid w:val="141CCF43"/>
    <w:rsid w:val="14210BB0"/>
    <w:rsid w:val="14326F8A"/>
    <w:rsid w:val="143E9E0C"/>
    <w:rsid w:val="14422BCF"/>
    <w:rsid w:val="14559BE0"/>
    <w:rsid w:val="145DB2CC"/>
    <w:rsid w:val="1461229E"/>
    <w:rsid w:val="1470343E"/>
    <w:rsid w:val="148AADCA"/>
    <w:rsid w:val="148BE0D7"/>
    <w:rsid w:val="14B3F162"/>
    <w:rsid w:val="14B936BE"/>
    <w:rsid w:val="14CD2B39"/>
    <w:rsid w:val="14DD857E"/>
    <w:rsid w:val="14E94EBE"/>
    <w:rsid w:val="14EA9BCD"/>
    <w:rsid w:val="14F87B92"/>
    <w:rsid w:val="15089B33"/>
    <w:rsid w:val="150E327E"/>
    <w:rsid w:val="15277E26"/>
    <w:rsid w:val="153647AE"/>
    <w:rsid w:val="153AB356"/>
    <w:rsid w:val="15469575"/>
    <w:rsid w:val="154AEB93"/>
    <w:rsid w:val="1559E2DE"/>
    <w:rsid w:val="155E3BA5"/>
    <w:rsid w:val="15777342"/>
    <w:rsid w:val="157A7480"/>
    <w:rsid w:val="157D1D1A"/>
    <w:rsid w:val="157EC0CF"/>
    <w:rsid w:val="157F10B2"/>
    <w:rsid w:val="159EB55C"/>
    <w:rsid w:val="15A188A1"/>
    <w:rsid w:val="15A2767D"/>
    <w:rsid w:val="15A3E418"/>
    <w:rsid w:val="15A71B48"/>
    <w:rsid w:val="15B890BD"/>
    <w:rsid w:val="15CAF558"/>
    <w:rsid w:val="15CEE15E"/>
    <w:rsid w:val="15DEA728"/>
    <w:rsid w:val="15F29469"/>
    <w:rsid w:val="15F7A74F"/>
    <w:rsid w:val="15FEFD0D"/>
    <w:rsid w:val="1600A538"/>
    <w:rsid w:val="1600BECC"/>
    <w:rsid w:val="1603932D"/>
    <w:rsid w:val="1619160A"/>
    <w:rsid w:val="1621BF6F"/>
    <w:rsid w:val="1623CA05"/>
    <w:rsid w:val="162567E3"/>
    <w:rsid w:val="162F7DC9"/>
    <w:rsid w:val="1636E773"/>
    <w:rsid w:val="16421915"/>
    <w:rsid w:val="16672EC0"/>
    <w:rsid w:val="167571E6"/>
    <w:rsid w:val="167E74B9"/>
    <w:rsid w:val="168788E2"/>
    <w:rsid w:val="16D72A2E"/>
    <w:rsid w:val="16E357FC"/>
    <w:rsid w:val="16E9831E"/>
    <w:rsid w:val="16F6FF0F"/>
    <w:rsid w:val="17291B3A"/>
    <w:rsid w:val="172EDE71"/>
    <w:rsid w:val="173EF915"/>
    <w:rsid w:val="1757F163"/>
    <w:rsid w:val="1762DACA"/>
    <w:rsid w:val="176FD0D4"/>
    <w:rsid w:val="17783D71"/>
    <w:rsid w:val="177D0CD1"/>
    <w:rsid w:val="178B8E7A"/>
    <w:rsid w:val="17A6526C"/>
    <w:rsid w:val="17B96D8C"/>
    <w:rsid w:val="17CB9297"/>
    <w:rsid w:val="17D1AA95"/>
    <w:rsid w:val="17D64187"/>
    <w:rsid w:val="17E5D469"/>
    <w:rsid w:val="17EB77E0"/>
    <w:rsid w:val="17FA6FBA"/>
    <w:rsid w:val="17FB827C"/>
    <w:rsid w:val="17FBF3F0"/>
    <w:rsid w:val="17FC9C03"/>
    <w:rsid w:val="180955BE"/>
    <w:rsid w:val="1813BBBA"/>
    <w:rsid w:val="181CB34F"/>
    <w:rsid w:val="182A05D4"/>
    <w:rsid w:val="18327AE7"/>
    <w:rsid w:val="18399FD2"/>
    <w:rsid w:val="183BCAE1"/>
    <w:rsid w:val="1844508B"/>
    <w:rsid w:val="1845D667"/>
    <w:rsid w:val="184B2C7F"/>
    <w:rsid w:val="184E4514"/>
    <w:rsid w:val="18577856"/>
    <w:rsid w:val="1859CF33"/>
    <w:rsid w:val="185E9D21"/>
    <w:rsid w:val="1878A741"/>
    <w:rsid w:val="187DACB0"/>
    <w:rsid w:val="18821159"/>
    <w:rsid w:val="188C8653"/>
    <w:rsid w:val="188ED2B7"/>
    <w:rsid w:val="188FD00F"/>
    <w:rsid w:val="18A4B2F7"/>
    <w:rsid w:val="18AD3E05"/>
    <w:rsid w:val="18AFFA64"/>
    <w:rsid w:val="18BA45F2"/>
    <w:rsid w:val="18C4F96A"/>
    <w:rsid w:val="18C61831"/>
    <w:rsid w:val="18C78DDC"/>
    <w:rsid w:val="18C832F7"/>
    <w:rsid w:val="18CAB023"/>
    <w:rsid w:val="18CB9F57"/>
    <w:rsid w:val="18D8D2F7"/>
    <w:rsid w:val="18D939D9"/>
    <w:rsid w:val="18DC686E"/>
    <w:rsid w:val="18DE21C7"/>
    <w:rsid w:val="18E1D975"/>
    <w:rsid w:val="19068C61"/>
    <w:rsid w:val="1909A508"/>
    <w:rsid w:val="190B528A"/>
    <w:rsid w:val="190D9E1D"/>
    <w:rsid w:val="19121FEB"/>
    <w:rsid w:val="191F1A24"/>
    <w:rsid w:val="1920EC5C"/>
    <w:rsid w:val="1923DFF6"/>
    <w:rsid w:val="192B2BB2"/>
    <w:rsid w:val="19300099"/>
    <w:rsid w:val="193109C4"/>
    <w:rsid w:val="193F81D1"/>
    <w:rsid w:val="19453F8F"/>
    <w:rsid w:val="194F4E66"/>
    <w:rsid w:val="194F9313"/>
    <w:rsid w:val="1950B6CC"/>
    <w:rsid w:val="198C6362"/>
    <w:rsid w:val="1991DCE4"/>
    <w:rsid w:val="199C62EF"/>
    <w:rsid w:val="19A80ED3"/>
    <w:rsid w:val="19E92B85"/>
    <w:rsid w:val="19F6EFC0"/>
    <w:rsid w:val="1A00B6A9"/>
    <w:rsid w:val="1A01A74F"/>
    <w:rsid w:val="1A0F4CEE"/>
    <w:rsid w:val="1A2AD18E"/>
    <w:rsid w:val="1A2DAD20"/>
    <w:rsid w:val="1A370C46"/>
    <w:rsid w:val="1A37994D"/>
    <w:rsid w:val="1A37F7BF"/>
    <w:rsid w:val="1A442C07"/>
    <w:rsid w:val="1A548DE6"/>
    <w:rsid w:val="1A5D4510"/>
    <w:rsid w:val="1A5DD76F"/>
    <w:rsid w:val="1A5EF9A0"/>
    <w:rsid w:val="1A6256DF"/>
    <w:rsid w:val="1A6E363B"/>
    <w:rsid w:val="1A79F228"/>
    <w:rsid w:val="1A889068"/>
    <w:rsid w:val="1A934B22"/>
    <w:rsid w:val="1A948243"/>
    <w:rsid w:val="1AA44E8D"/>
    <w:rsid w:val="1AB28E6B"/>
    <w:rsid w:val="1AB2EC97"/>
    <w:rsid w:val="1AC06AD8"/>
    <w:rsid w:val="1AC63EC9"/>
    <w:rsid w:val="1AD4165B"/>
    <w:rsid w:val="1AD45AE0"/>
    <w:rsid w:val="1AEC872D"/>
    <w:rsid w:val="1AF39937"/>
    <w:rsid w:val="1AF7DB21"/>
    <w:rsid w:val="1B096393"/>
    <w:rsid w:val="1B0B7178"/>
    <w:rsid w:val="1B24D224"/>
    <w:rsid w:val="1B31756D"/>
    <w:rsid w:val="1B3383BF"/>
    <w:rsid w:val="1B432252"/>
    <w:rsid w:val="1B511757"/>
    <w:rsid w:val="1B6BA88B"/>
    <w:rsid w:val="1B72FFBB"/>
    <w:rsid w:val="1B7628E4"/>
    <w:rsid w:val="1B77BABF"/>
    <w:rsid w:val="1B807453"/>
    <w:rsid w:val="1B859BB2"/>
    <w:rsid w:val="1B905E07"/>
    <w:rsid w:val="1B916FF5"/>
    <w:rsid w:val="1B972BB3"/>
    <w:rsid w:val="1B992919"/>
    <w:rsid w:val="1BACB15F"/>
    <w:rsid w:val="1BBA0EF4"/>
    <w:rsid w:val="1BC42715"/>
    <w:rsid w:val="1BCC1941"/>
    <w:rsid w:val="1BCFE5A2"/>
    <w:rsid w:val="1BD38D4A"/>
    <w:rsid w:val="1BDA669B"/>
    <w:rsid w:val="1BE48868"/>
    <w:rsid w:val="1BE70F69"/>
    <w:rsid w:val="1BF3FC8F"/>
    <w:rsid w:val="1BFC1DF4"/>
    <w:rsid w:val="1BFC9A2C"/>
    <w:rsid w:val="1C0649C3"/>
    <w:rsid w:val="1C090F20"/>
    <w:rsid w:val="1C09D2AE"/>
    <w:rsid w:val="1C0A069C"/>
    <w:rsid w:val="1C1073B9"/>
    <w:rsid w:val="1C15C289"/>
    <w:rsid w:val="1C1807CA"/>
    <w:rsid w:val="1C3E2D23"/>
    <w:rsid w:val="1C490F86"/>
    <w:rsid w:val="1C4C7321"/>
    <w:rsid w:val="1C5E3DB3"/>
    <w:rsid w:val="1C620B64"/>
    <w:rsid w:val="1C86DC80"/>
    <w:rsid w:val="1CA82FD9"/>
    <w:rsid w:val="1CA999EC"/>
    <w:rsid w:val="1CB545FC"/>
    <w:rsid w:val="1CC5BD7D"/>
    <w:rsid w:val="1CD5FDC7"/>
    <w:rsid w:val="1CD81F0A"/>
    <w:rsid w:val="1CE0E91E"/>
    <w:rsid w:val="1CE1072B"/>
    <w:rsid w:val="1CE4B36A"/>
    <w:rsid w:val="1CEAD0A3"/>
    <w:rsid w:val="1CEB4F65"/>
    <w:rsid w:val="1CF7B3E5"/>
    <w:rsid w:val="1CF8F6C1"/>
    <w:rsid w:val="1CFD19BA"/>
    <w:rsid w:val="1D0640DF"/>
    <w:rsid w:val="1D0D3FA8"/>
    <w:rsid w:val="1D11A8DC"/>
    <w:rsid w:val="1D1311CA"/>
    <w:rsid w:val="1D227A82"/>
    <w:rsid w:val="1D27DA40"/>
    <w:rsid w:val="1D2CDB45"/>
    <w:rsid w:val="1D352DDC"/>
    <w:rsid w:val="1D4A6D95"/>
    <w:rsid w:val="1D641772"/>
    <w:rsid w:val="1D725E28"/>
    <w:rsid w:val="1D80CCFF"/>
    <w:rsid w:val="1D95B31F"/>
    <w:rsid w:val="1D9CBE9E"/>
    <w:rsid w:val="1DAC22B5"/>
    <w:rsid w:val="1DB79F2D"/>
    <w:rsid w:val="1DB906FF"/>
    <w:rsid w:val="1DC2092F"/>
    <w:rsid w:val="1DCC0E9B"/>
    <w:rsid w:val="1DD196D5"/>
    <w:rsid w:val="1DE575E4"/>
    <w:rsid w:val="1DEF36C8"/>
    <w:rsid w:val="1DF61104"/>
    <w:rsid w:val="1E096E60"/>
    <w:rsid w:val="1E0D5089"/>
    <w:rsid w:val="1E188773"/>
    <w:rsid w:val="1E19FA2A"/>
    <w:rsid w:val="1E3E058A"/>
    <w:rsid w:val="1E49B577"/>
    <w:rsid w:val="1E521874"/>
    <w:rsid w:val="1E5C0746"/>
    <w:rsid w:val="1E5F3DBF"/>
    <w:rsid w:val="1E626FFB"/>
    <w:rsid w:val="1E795DBF"/>
    <w:rsid w:val="1E8F0BEC"/>
    <w:rsid w:val="1E91ECF3"/>
    <w:rsid w:val="1E957BD5"/>
    <w:rsid w:val="1E97870E"/>
    <w:rsid w:val="1EAC6F78"/>
    <w:rsid w:val="1EC1162E"/>
    <w:rsid w:val="1ED1D3EA"/>
    <w:rsid w:val="1EDB65D4"/>
    <w:rsid w:val="1EF0E61A"/>
    <w:rsid w:val="1EF81678"/>
    <w:rsid w:val="1F096DEA"/>
    <w:rsid w:val="1F0ACE9C"/>
    <w:rsid w:val="1F0C6DDA"/>
    <w:rsid w:val="1F165328"/>
    <w:rsid w:val="1F25F758"/>
    <w:rsid w:val="1F287B60"/>
    <w:rsid w:val="1F2BC922"/>
    <w:rsid w:val="1F30D51A"/>
    <w:rsid w:val="1F478202"/>
    <w:rsid w:val="1F578C11"/>
    <w:rsid w:val="1F6A6638"/>
    <w:rsid w:val="1F725C39"/>
    <w:rsid w:val="1F7B4A0B"/>
    <w:rsid w:val="1F83688F"/>
    <w:rsid w:val="1F90F7F3"/>
    <w:rsid w:val="1FA5FE7F"/>
    <w:rsid w:val="1FA9D9D6"/>
    <w:rsid w:val="1FBFF850"/>
    <w:rsid w:val="1FECA5D8"/>
    <w:rsid w:val="1FF201BB"/>
    <w:rsid w:val="1FFFFD30"/>
    <w:rsid w:val="2013AC83"/>
    <w:rsid w:val="201AC814"/>
    <w:rsid w:val="201F970A"/>
    <w:rsid w:val="2029E7BC"/>
    <w:rsid w:val="203FF799"/>
    <w:rsid w:val="2047DAC2"/>
    <w:rsid w:val="2050DF19"/>
    <w:rsid w:val="20517D23"/>
    <w:rsid w:val="20587667"/>
    <w:rsid w:val="206CB706"/>
    <w:rsid w:val="206DD380"/>
    <w:rsid w:val="206F9638"/>
    <w:rsid w:val="207E0975"/>
    <w:rsid w:val="208EB50F"/>
    <w:rsid w:val="20A44A52"/>
    <w:rsid w:val="20B6A54B"/>
    <w:rsid w:val="20BF691B"/>
    <w:rsid w:val="20C3236F"/>
    <w:rsid w:val="20C51680"/>
    <w:rsid w:val="20CC69EE"/>
    <w:rsid w:val="20E8CD01"/>
    <w:rsid w:val="20F45978"/>
    <w:rsid w:val="20FC177C"/>
    <w:rsid w:val="21003315"/>
    <w:rsid w:val="210913E2"/>
    <w:rsid w:val="210A2775"/>
    <w:rsid w:val="210B07D0"/>
    <w:rsid w:val="21171847"/>
    <w:rsid w:val="21223C63"/>
    <w:rsid w:val="21228235"/>
    <w:rsid w:val="21480BE5"/>
    <w:rsid w:val="21538E00"/>
    <w:rsid w:val="215D02D2"/>
    <w:rsid w:val="216BDD2D"/>
    <w:rsid w:val="217111AF"/>
    <w:rsid w:val="217128F0"/>
    <w:rsid w:val="21964264"/>
    <w:rsid w:val="21991851"/>
    <w:rsid w:val="219E394A"/>
    <w:rsid w:val="21B41A8E"/>
    <w:rsid w:val="21B5F4A7"/>
    <w:rsid w:val="21BE440B"/>
    <w:rsid w:val="21DB3AC6"/>
    <w:rsid w:val="21E43180"/>
    <w:rsid w:val="21E4DE87"/>
    <w:rsid w:val="21E8C46B"/>
    <w:rsid w:val="21F9E307"/>
    <w:rsid w:val="21FA78DB"/>
    <w:rsid w:val="22089EFF"/>
    <w:rsid w:val="220974AC"/>
    <w:rsid w:val="221E6038"/>
    <w:rsid w:val="2233B077"/>
    <w:rsid w:val="223A23AE"/>
    <w:rsid w:val="223C44D6"/>
    <w:rsid w:val="22404DE3"/>
    <w:rsid w:val="2245286C"/>
    <w:rsid w:val="22495641"/>
    <w:rsid w:val="22595578"/>
    <w:rsid w:val="226B9219"/>
    <w:rsid w:val="228F20E5"/>
    <w:rsid w:val="229477C5"/>
    <w:rsid w:val="229E5D07"/>
    <w:rsid w:val="22A1B5C8"/>
    <w:rsid w:val="22A25890"/>
    <w:rsid w:val="22B9B74A"/>
    <w:rsid w:val="22BA7879"/>
    <w:rsid w:val="22BB44E7"/>
    <w:rsid w:val="22BEC3AD"/>
    <w:rsid w:val="22C2844B"/>
    <w:rsid w:val="22D0BB94"/>
    <w:rsid w:val="22E3B42A"/>
    <w:rsid w:val="22EA4961"/>
    <w:rsid w:val="22F51778"/>
    <w:rsid w:val="23059690"/>
    <w:rsid w:val="23174305"/>
    <w:rsid w:val="231A37AB"/>
    <w:rsid w:val="232202C1"/>
    <w:rsid w:val="233726E9"/>
    <w:rsid w:val="2341688C"/>
    <w:rsid w:val="2356D325"/>
    <w:rsid w:val="235DF6B1"/>
    <w:rsid w:val="236DF970"/>
    <w:rsid w:val="2377894A"/>
    <w:rsid w:val="237AE0F4"/>
    <w:rsid w:val="239A7304"/>
    <w:rsid w:val="239C0E25"/>
    <w:rsid w:val="23A46F60"/>
    <w:rsid w:val="23ACB468"/>
    <w:rsid w:val="23B40C89"/>
    <w:rsid w:val="23C43705"/>
    <w:rsid w:val="23C8D04B"/>
    <w:rsid w:val="23E04F90"/>
    <w:rsid w:val="23E44545"/>
    <w:rsid w:val="23EC990B"/>
    <w:rsid w:val="23EDE5E9"/>
    <w:rsid w:val="23F17C6E"/>
    <w:rsid w:val="23F762C1"/>
    <w:rsid w:val="2404468F"/>
    <w:rsid w:val="24134D49"/>
    <w:rsid w:val="2419CAB0"/>
    <w:rsid w:val="241D1C5C"/>
    <w:rsid w:val="242BC188"/>
    <w:rsid w:val="24363795"/>
    <w:rsid w:val="2462C535"/>
    <w:rsid w:val="24767E58"/>
    <w:rsid w:val="247C910F"/>
    <w:rsid w:val="2489982F"/>
    <w:rsid w:val="249B9BFD"/>
    <w:rsid w:val="249D4054"/>
    <w:rsid w:val="249F9541"/>
    <w:rsid w:val="24A8C9B2"/>
    <w:rsid w:val="24BE6B26"/>
    <w:rsid w:val="24CA1070"/>
    <w:rsid w:val="24CA34FC"/>
    <w:rsid w:val="24CF1609"/>
    <w:rsid w:val="24D44F74"/>
    <w:rsid w:val="24DB2730"/>
    <w:rsid w:val="24E5899E"/>
    <w:rsid w:val="24F1C32B"/>
    <w:rsid w:val="24FB03D1"/>
    <w:rsid w:val="24FB3A9B"/>
    <w:rsid w:val="25001764"/>
    <w:rsid w:val="25001D33"/>
    <w:rsid w:val="251F5C42"/>
    <w:rsid w:val="2538C6A1"/>
    <w:rsid w:val="2557E3E0"/>
    <w:rsid w:val="2558C6D2"/>
    <w:rsid w:val="255A9A5E"/>
    <w:rsid w:val="255FC9D2"/>
    <w:rsid w:val="2561536F"/>
    <w:rsid w:val="25644EA4"/>
    <w:rsid w:val="257334D9"/>
    <w:rsid w:val="2573E598"/>
    <w:rsid w:val="2575CCB9"/>
    <w:rsid w:val="2576400B"/>
    <w:rsid w:val="257C1D0A"/>
    <w:rsid w:val="25883BB3"/>
    <w:rsid w:val="25938A57"/>
    <w:rsid w:val="25976B7E"/>
    <w:rsid w:val="25A7F272"/>
    <w:rsid w:val="25B2DC07"/>
    <w:rsid w:val="25C55096"/>
    <w:rsid w:val="25C6FBD2"/>
    <w:rsid w:val="25DCA23B"/>
    <w:rsid w:val="25E38842"/>
    <w:rsid w:val="25E793AF"/>
    <w:rsid w:val="25E974C1"/>
    <w:rsid w:val="25EC201A"/>
    <w:rsid w:val="25F293F2"/>
    <w:rsid w:val="25F63C7A"/>
    <w:rsid w:val="261066AD"/>
    <w:rsid w:val="2620330E"/>
    <w:rsid w:val="263900A7"/>
    <w:rsid w:val="264390E5"/>
    <w:rsid w:val="264F18B2"/>
    <w:rsid w:val="26520DA6"/>
    <w:rsid w:val="2657696A"/>
    <w:rsid w:val="265CBABE"/>
    <w:rsid w:val="265DBBFF"/>
    <w:rsid w:val="2680EDAC"/>
    <w:rsid w:val="268EB989"/>
    <w:rsid w:val="26934B7F"/>
    <w:rsid w:val="2694AA48"/>
    <w:rsid w:val="269A3EF9"/>
    <w:rsid w:val="26A1FE0E"/>
    <w:rsid w:val="26A5CE9A"/>
    <w:rsid w:val="26B945D7"/>
    <w:rsid w:val="26BAA88B"/>
    <w:rsid w:val="26C45D9C"/>
    <w:rsid w:val="26F214E8"/>
    <w:rsid w:val="26F282F5"/>
    <w:rsid w:val="26FD7403"/>
    <w:rsid w:val="27007726"/>
    <w:rsid w:val="2704F737"/>
    <w:rsid w:val="270F9F3B"/>
    <w:rsid w:val="272B0C0E"/>
    <w:rsid w:val="272E1ACA"/>
    <w:rsid w:val="272FE74B"/>
    <w:rsid w:val="27314CE8"/>
    <w:rsid w:val="2747D99E"/>
    <w:rsid w:val="2755629E"/>
    <w:rsid w:val="277CF2F5"/>
    <w:rsid w:val="277E13B5"/>
    <w:rsid w:val="27819303"/>
    <w:rsid w:val="279C2872"/>
    <w:rsid w:val="279F00AA"/>
    <w:rsid w:val="279F8B5A"/>
    <w:rsid w:val="27B1F27B"/>
    <w:rsid w:val="27B9AC4B"/>
    <w:rsid w:val="27D01F09"/>
    <w:rsid w:val="27D0EBC4"/>
    <w:rsid w:val="27D4C677"/>
    <w:rsid w:val="27D5943A"/>
    <w:rsid w:val="27D7A813"/>
    <w:rsid w:val="27E4C424"/>
    <w:rsid w:val="27EB63E5"/>
    <w:rsid w:val="27F3A259"/>
    <w:rsid w:val="27FFAEB5"/>
    <w:rsid w:val="27FFB6C9"/>
    <w:rsid w:val="2800605F"/>
    <w:rsid w:val="280ADBB9"/>
    <w:rsid w:val="2818810A"/>
    <w:rsid w:val="281A7384"/>
    <w:rsid w:val="282242B2"/>
    <w:rsid w:val="28359140"/>
    <w:rsid w:val="2842CF33"/>
    <w:rsid w:val="285038D5"/>
    <w:rsid w:val="2853FE18"/>
    <w:rsid w:val="285EA18E"/>
    <w:rsid w:val="2862C31F"/>
    <w:rsid w:val="286D2FF1"/>
    <w:rsid w:val="2875B174"/>
    <w:rsid w:val="289DA86E"/>
    <w:rsid w:val="28A92468"/>
    <w:rsid w:val="28B664D5"/>
    <w:rsid w:val="28D21006"/>
    <w:rsid w:val="28D61757"/>
    <w:rsid w:val="28DFF785"/>
    <w:rsid w:val="28E3A9FF"/>
    <w:rsid w:val="28E4E729"/>
    <w:rsid w:val="28E55D88"/>
    <w:rsid w:val="28E7D28E"/>
    <w:rsid w:val="28FC4A49"/>
    <w:rsid w:val="29027EA0"/>
    <w:rsid w:val="290C7DA8"/>
    <w:rsid w:val="2916B92E"/>
    <w:rsid w:val="2917513B"/>
    <w:rsid w:val="291C0EE4"/>
    <w:rsid w:val="29213522"/>
    <w:rsid w:val="2925EBA4"/>
    <w:rsid w:val="29270FA6"/>
    <w:rsid w:val="29360FCC"/>
    <w:rsid w:val="295741E1"/>
    <w:rsid w:val="2957E0DD"/>
    <w:rsid w:val="296BD5A8"/>
    <w:rsid w:val="296D3CEA"/>
    <w:rsid w:val="297A2745"/>
    <w:rsid w:val="297D4959"/>
    <w:rsid w:val="299270D4"/>
    <w:rsid w:val="29A44546"/>
    <w:rsid w:val="29B33F2E"/>
    <w:rsid w:val="29B4799F"/>
    <w:rsid w:val="29C3243A"/>
    <w:rsid w:val="29C91E25"/>
    <w:rsid w:val="29CF1ABA"/>
    <w:rsid w:val="29D24F85"/>
    <w:rsid w:val="29EB1330"/>
    <w:rsid w:val="29EF6B84"/>
    <w:rsid w:val="2A065B52"/>
    <w:rsid w:val="2A11BB47"/>
    <w:rsid w:val="2A23100A"/>
    <w:rsid w:val="2A29B5AA"/>
    <w:rsid w:val="2A2F7E4B"/>
    <w:rsid w:val="2A30458C"/>
    <w:rsid w:val="2A3284DD"/>
    <w:rsid w:val="2A379884"/>
    <w:rsid w:val="2A459CF5"/>
    <w:rsid w:val="2A46FD32"/>
    <w:rsid w:val="2A647493"/>
    <w:rsid w:val="2A66D6D8"/>
    <w:rsid w:val="2A6A552C"/>
    <w:rsid w:val="2A78B07C"/>
    <w:rsid w:val="2A8EE9FF"/>
    <w:rsid w:val="2AB2FDFE"/>
    <w:rsid w:val="2AB5E452"/>
    <w:rsid w:val="2AC76C0B"/>
    <w:rsid w:val="2ACAC104"/>
    <w:rsid w:val="2ACF8573"/>
    <w:rsid w:val="2ADB3188"/>
    <w:rsid w:val="2ADC32E9"/>
    <w:rsid w:val="2AEBA8A9"/>
    <w:rsid w:val="2AF59D9E"/>
    <w:rsid w:val="2AFBDE92"/>
    <w:rsid w:val="2AFD8712"/>
    <w:rsid w:val="2B0B3272"/>
    <w:rsid w:val="2B18AEAE"/>
    <w:rsid w:val="2B1DCF10"/>
    <w:rsid w:val="2B1F9578"/>
    <w:rsid w:val="2B213D6D"/>
    <w:rsid w:val="2B234E99"/>
    <w:rsid w:val="2B25C599"/>
    <w:rsid w:val="2B45B7A1"/>
    <w:rsid w:val="2B4D763E"/>
    <w:rsid w:val="2B4E11DE"/>
    <w:rsid w:val="2B73F3E0"/>
    <w:rsid w:val="2B7B8F80"/>
    <w:rsid w:val="2B7CD540"/>
    <w:rsid w:val="2B80A60A"/>
    <w:rsid w:val="2B859911"/>
    <w:rsid w:val="2B885F1D"/>
    <w:rsid w:val="2B980340"/>
    <w:rsid w:val="2BAAECEF"/>
    <w:rsid w:val="2BB59BC4"/>
    <w:rsid w:val="2BD3E18A"/>
    <w:rsid w:val="2BD3E849"/>
    <w:rsid w:val="2BDC977A"/>
    <w:rsid w:val="2BF26FD3"/>
    <w:rsid w:val="2BF54DEE"/>
    <w:rsid w:val="2BFF7643"/>
    <w:rsid w:val="2C0044F4"/>
    <w:rsid w:val="2C03B158"/>
    <w:rsid w:val="2C04841B"/>
    <w:rsid w:val="2C111532"/>
    <w:rsid w:val="2C1BBD6A"/>
    <w:rsid w:val="2C3C0331"/>
    <w:rsid w:val="2C3D3AA9"/>
    <w:rsid w:val="2C3F8E88"/>
    <w:rsid w:val="2C53AFA6"/>
    <w:rsid w:val="2C67C141"/>
    <w:rsid w:val="2C8CD9F5"/>
    <w:rsid w:val="2C9F6864"/>
    <w:rsid w:val="2CB9B87E"/>
    <w:rsid w:val="2CC13EA9"/>
    <w:rsid w:val="2CC2B864"/>
    <w:rsid w:val="2CE521A8"/>
    <w:rsid w:val="2CE9EB4E"/>
    <w:rsid w:val="2CF91EA6"/>
    <w:rsid w:val="2CFFF715"/>
    <w:rsid w:val="2D1A1BA2"/>
    <w:rsid w:val="2D266576"/>
    <w:rsid w:val="2D37934C"/>
    <w:rsid w:val="2D47044B"/>
    <w:rsid w:val="2D514D69"/>
    <w:rsid w:val="2D5302C8"/>
    <w:rsid w:val="2D609929"/>
    <w:rsid w:val="2D6C19EF"/>
    <w:rsid w:val="2D72E653"/>
    <w:rsid w:val="2D8A626C"/>
    <w:rsid w:val="2D8BC5D0"/>
    <w:rsid w:val="2D9262A2"/>
    <w:rsid w:val="2DA09C74"/>
    <w:rsid w:val="2DA79E8A"/>
    <w:rsid w:val="2DAABFF0"/>
    <w:rsid w:val="2DB581C0"/>
    <w:rsid w:val="2DD9C71F"/>
    <w:rsid w:val="2DF2B35C"/>
    <w:rsid w:val="2E0D57D6"/>
    <w:rsid w:val="2E17C2BC"/>
    <w:rsid w:val="2E203A1A"/>
    <w:rsid w:val="2E259C2A"/>
    <w:rsid w:val="2E45FE52"/>
    <w:rsid w:val="2E49A792"/>
    <w:rsid w:val="2E566E4F"/>
    <w:rsid w:val="2E6491EB"/>
    <w:rsid w:val="2E6569A1"/>
    <w:rsid w:val="2E7F92A3"/>
    <w:rsid w:val="2E85BBAF"/>
    <w:rsid w:val="2E873E44"/>
    <w:rsid w:val="2E8C3F8C"/>
    <w:rsid w:val="2E8EDE55"/>
    <w:rsid w:val="2E92A902"/>
    <w:rsid w:val="2EA319DC"/>
    <w:rsid w:val="2EAAD5EC"/>
    <w:rsid w:val="2EB25FF8"/>
    <w:rsid w:val="2EB4BFE4"/>
    <w:rsid w:val="2EC21870"/>
    <w:rsid w:val="2EC8C255"/>
    <w:rsid w:val="2ED63136"/>
    <w:rsid w:val="2EEC4566"/>
    <w:rsid w:val="2EFE2E3E"/>
    <w:rsid w:val="2F0271D5"/>
    <w:rsid w:val="2F286D1A"/>
    <w:rsid w:val="2F321649"/>
    <w:rsid w:val="2F4DAD79"/>
    <w:rsid w:val="2F5BFF31"/>
    <w:rsid w:val="2F6FF591"/>
    <w:rsid w:val="2F77DE26"/>
    <w:rsid w:val="2F93D4F4"/>
    <w:rsid w:val="2F9D3C65"/>
    <w:rsid w:val="2FA777BA"/>
    <w:rsid w:val="2FBABF3B"/>
    <w:rsid w:val="2FBBA182"/>
    <w:rsid w:val="2FBC4F7F"/>
    <w:rsid w:val="2FDB420F"/>
    <w:rsid w:val="2FE7E0AA"/>
    <w:rsid w:val="2FE8529B"/>
    <w:rsid w:val="2FF2CC4A"/>
    <w:rsid w:val="2FF34286"/>
    <w:rsid w:val="2FFC8194"/>
    <w:rsid w:val="3003CC0F"/>
    <w:rsid w:val="301949BB"/>
    <w:rsid w:val="30268FFC"/>
    <w:rsid w:val="302DD7C7"/>
    <w:rsid w:val="30327BE6"/>
    <w:rsid w:val="303AE0D4"/>
    <w:rsid w:val="303BF2AF"/>
    <w:rsid w:val="303C6852"/>
    <w:rsid w:val="3048EB31"/>
    <w:rsid w:val="30493487"/>
    <w:rsid w:val="30548F08"/>
    <w:rsid w:val="305A8F5A"/>
    <w:rsid w:val="307C980F"/>
    <w:rsid w:val="307CD3F5"/>
    <w:rsid w:val="30BDB44E"/>
    <w:rsid w:val="30D59387"/>
    <w:rsid w:val="30E4D3E5"/>
    <w:rsid w:val="30EA6111"/>
    <w:rsid w:val="30F5469F"/>
    <w:rsid w:val="3110ABCC"/>
    <w:rsid w:val="31298233"/>
    <w:rsid w:val="31310FAE"/>
    <w:rsid w:val="31406281"/>
    <w:rsid w:val="3141A5D0"/>
    <w:rsid w:val="31424056"/>
    <w:rsid w:val="3147A5AD"/>
    <w:rsid w:val="314D9BA3"/>
    <w:rsid w:val="316A1DB6"/>
    <w:rsid w:val="317BF46D"/>
    <w:rsid w:val="319281F5"/>
    <w:rsid w:val="319A4EC2"/>
    <w:rsid w:val="31C73904"/>
    <w:rsid w:val="31C8AF32"/>
    <w:rsid w:val="31CE361F"/>
    <w:rsid w:val="31DC9D98"/>
    <w:rsid w:val="31E5462B"/>
    <w:rsid w:val="32117FCE"/>
    <w:rsid w:val="3216B066"/>
    <w:rsid w:val="322002CE"/>
    <w:rsid w:val="32206E4A"/>
    <w:rsid w:val="3229F74F"/>
    <w:rsid w:val="322AAADC"/>
    <w:rsid w:val="322AADE8"/>
    <w:rsid w:val="32601478"/>
    <w:rsid w:val="326B8C30"/>
    <w:rsid w:val="3287B1E0"/>
    <w:rsid w:val="328D7583"/>
    <w:rsid w:val="32AB1A15"/>
    <w:rsid w:val="32B0A0AB"/>
    <w:rsid w:val="32B29F41"/>
    <w:rsid w:val="32C84370"/>
    <w:rsid w:val="32CA4DB1"/>
    <w:rsid w:val="32CA91F4"/>
    <w:rsid w:val="32CC8BEB"/>
    <w:rsid w:val="32F106A8"/>
    <w:rsid w:val="32FBB091"/>
    <w:rsid w:val="32FF252A"/>
    <w:rsid w:val="33041B62"/>
    <w:rsid w:val="330C8642"/>
    <w:rsid w:val="331793E6"/>
    <w:rsid w:val="331B6C83"/>
    <w:rsid w:val="331CBBAE"/>
    <w:rsid w:val="332F2F9C"/>
    <w:rsid w:val="335538A7"/>
    <w:rsid w:val="335AAF67"/>
    <w:rsid w:val="33672079"/>
    <w:rsid w:val="3370B7E1"/>
    <w:rsid w:val="3372063E"/>
    <w:rsid w:val="337D27B6"/>
    <w:rsid w:val="337EA97A"/>
    <w:rsid w:val="337F9D3D"/>
    <w:rsid w:val="339D1431"/>
    <w:rsid w:val="33A17D54"/>
    <w:rsid w:val="33A7F5E1"/>
    <w:rsid w:val="33AD502F"/>
    <w:rsid w:val="33CEEC2C"/>
    <w:rsid w:val="33E3C2E1"/>
    <w:rsid w:val="33E6EF0C"/>
    <w:rsid w:val="33F33E97"/>
    <w:rsid w:val="33F4E9F7"/>
    <w:rsid w:val="33FA0D77"/>
    <w:rsid w:val="33FCC2AC"/>
    <w:rsid w:val="33FE4D0E"/>
    <w:rsid w:val="33FF767A"/>
    <w:rsid w:val="340BA648"/>
    <w:rsid w:val="341FA5DA"/>
    <w:rsid w:val="3430473A"/>
    <w:rsid w:val="3431510E"/>
    <w:rsid w:val="343826CC"/>
    <w:rsid w:val="343A4E36"/>
    <w:rsid w:val="3441AEBA"/>
    <w:rsid w:val="3446EA76"/>
    <w:rsid w:val="344A9C1F"/>
    <w:rsid w:val="3451AF89"/>
    <w:rsid w:val="3460F8B9"/>
    <w:rsid w:val="34643492"/>
    <w:rsid w:val="3465803E"/>
    <w:rsid w:val="346E2DC0"/>
    <w:rsid w:val="346EBC36"/>
    <w:rsid w:val="347FECD2"/>
    <w:rsid w:val="348A0274"/>
    <w:rsid w:val="348AA477"/>
    <w:rsid w:val="34909DC7"/>
    <w:rsid w:val="349C143A"/>
    <w:rsid w:val="349E182D"/>
    <w:rsid w:val="34A30661"/>
    <w:rsid w:val="34BB51CD"/>
    <w:rsid w:val="34D45BB2"/>
    <w:rsid w:val="34D716CC"/>
    <w:rsid w:val="34E7C4A3"/>
    <w:rsid w:val="34E9B260"/>
    <w:rsid w:val="34EBD82A"/>
    <w:rsid w:val="34FB4A3D"/>
    <w:rsid w:val="350D422A"/>
    <w:rsid w:val="351809C0"/>
    <w:rsid w:val="351B56C8"/>
    <w:rsid w:val="351CE6ED"/>
    <w:rsid w:val="352BF364"/>
    <w:rsid w:val="353B29A9"/>
    <w:rsid w:val="354E438A"/>
    <w:rsid w:val="354F2BE7"/>
    <w:rsid w:val="35833C17"/>
    <w:rsid w:val="35A2E832"/>
    <w:rsid w:val="35B03050"/>
    <w:rsid w:val="35B2D967"/>
    <w:rsid w:val="35DAF7D3"/>
    <w:rsid w:val="35DF3A8D"/>
    <w:rsid w:val="35EF355F"/>
    <w:rsid w:val="35F03955"/>
    <w:rsid w:val="35F767DA"/>
    <w:rsid w:val="35FC3C02"/>
    <w:rsid w:val="35FEE140"/>
    <w:rsid w:val="3601EE73"/>
    <w:rsid w:val="36129A66"/>
    <w:rsid w:val="36136C94"/>
    <w:rsid w:val="362A72B8"/>
    <w:rsid w:val="3644B753"/>
    <w:rsid w:val="364BA53B"/>
    <w:rsid w:val="36517909"/>
    <w:rsid w:val="3653DC69"/>
    <w:rsid w:val="365B2F44"/>
    <w:rsid w:val="3666DD76"/>
    <w:rsid w:val="36744BAA"/>
    <w:rsid w:val="368527C5"/>
    <w:rsid w:val="368B7ACE"/>
    <w:rsid w:val="3690B617"/>
    <w:rsid w:val="3694ED4B"/>
    <w:rsid w:val="36964897"/>
    <w:rsid w:val="36967665"/>
    <w:rsid w:val="36AA2258"/>
    <w:rsid w:val="36B250E8"/>
    <w:rsid w:val="36B8DC2E"/>
    <w:rsid w:val="36BD637F"/>
    <w:rsid w:val="36CE8EAB"/>
    <w:rsid w:val="36CF0CD8"/>
    <w:rsid w:val="36D00E34"/>
    <w:rsid w:val="36D40EEB"/>
    <w:rsid w:val="36E1A050"/>
    <w:rsid w:val="36F21C40"/>
    <w:rsid w:val="36F233EC"/>
    <w:rsid w:val="36F40B08"/>
    <w:rsid w:val="36F87AAD"/>
    <w:rsid w:val="36F9844F"/>
    <w:rsid w:val="371931EF"/>
    <w:rsid w:val="37424B1D"/>
    <w:rsid w:val="374B5EAD"/>
    <w:rsid w:val="3766A4E7"/>
    <w:rsid w:val="37673D77"/>
    <w:rsid w:val="379001DE"/>
    <w:rsid w:val="379E02FC"/>
    <w:rsid w:val="379F20DD"/>
    <w:rsid w:val="37BA603F"/>
    <w:rsid w:val="37BD509B"/>
    <w:rsid w:val="37C16FBC"/>
    <w:rsid w:val="37C51360"/>
    <w:rsid w:val="37C64319"/>
    <w:rsid w:val="37CECF6F"/>
    <w:rsid w:val="37E0C557"/>
    <w:rsid w:val="37E9C682"/>
    <w:rsid w:val="3813C010"/>
    <w:rsid w:val="383E7875"/>
    <w:rsid w:val="384FD054"/>
    <w:rsid w:val="38571120"/>
    <w:rsid w:val="385F2806"/>
    <w:rsid w:val="387B3B7F"/>
    <w:rsid w:val="3898498D"/>
    <w:rsid w:val="38ABB30C"/>
    <w:rsid w:val="38ACAD7D"/>
    <w:rsid w:val="38AD48A2"/>
    <w:rsid w:val="38BA3549"/>
    <w:rsid w:val="38CFCA99"/>
    <w:rsid w:val="38DF0066"/>
    <w:rsid w:val="38F24804"/>
    <w:rsid w:val="38FD691A"/>
    <w:rsid w:val="3901D315"/>
    <w:rsid w:val="3907A93F"/>
    <w:rsid w:val="391039C2"/>
    <w:rsid w:val="39190A51"/>
    <w:rsid w:val="392763E5"/>
    <w:rsid w:val="3929D9B7"/>
    <w:rsid w:val="39386AB6"/>
    <w:rsid w:val="39551AED"/>
    <w:rsid w:val="396D2511"/>
    <w:rsid w:val="396E13AF"/>
    <w:rsid w:val="3970D597"/>
    <w:rsid w:val="3985294E"/>
    <w:rsid w:val="399D57DD"/>
    <w:rsid w:val="39A661E4"/>
    <w:rsid w:val="39B03FE9"/>
    <w:rsid w:val="39B1506E"/>
    <w:rsid w:val="39B2FDCD"/>
    <w:rsid w:val="39B77BE0"/>
    <w:rsid w:val="39C3A531"/>
    <w:rsid w:val="39C81F65"/>
    <w:rsid w:val="39DD7F7A"/>
    <w:rsid w:val="39E184A5"/>
    <w:rsid w:val="39E503F1"/>
    <w:rsid w:val="3A09C749"/>
    <w:rsid w:val="3A32A87A"/>
    <w:rsid w:val="3A3D9F25"/>
    <w:rsid w:val="3A467A85"/>
    <w:rsid w:val="3A4D0087"/>
    <w:rsid w:val="3A6A413D"/>
    <w:rsid w:val="3A70F744"/>
    <w:rsid w:val="3A801BE9"/>
    <w:rsid w:val="3A82AFF9"/>
    <w:rsid w:val="3A8519E0"/>
    <w:rsid w:val="3A90AD27"/>
    <w:rsid w:val="3AA50FCB"/>
    <w:rsid w:val="3AAC950F"/>
    <w:rsid w:val="3AB00EEE"/>
    <w:rsid w:val="3AB2091F"/>
    <w:rsid w:val="3AB993A0"/>
    <w:rsid w:val="3AC377AB"/>
    <w:rsid w:val="3ACD0AF7"/>
    <w:rsid w:val="3AD4D2FE"/>
    <w:rsid w:val="3ADD3BED"/>
    <w:rsid w:val="3AE4FA7C"/>
    <w:rsid w:val="3AF0B2C8"/>
    <w:rsid w:val="3B09B649"/>
    <w:rsid w:val="3B1CC0FB"/>
    <w:rsid w:val="3B2F2935"/>
    <w:rsid w:val="3B2F766E"/>
    <w:rsid w:val="3B35C5A2"/>
    <w:rsid w:val="3B421202"/>
    <w:rsid w:val="3B4B5BE9"/>
    <w:rsid w:val="3B545D7A"/>
    <w:rsid w:val="3B5D6728"/>
    <w:rsid w:val="3B6BEF67"/>
    <w:rsid w:val="3B78A6E8"/>
    <w:rsid w:val="3B7F3D99"/>
    <w:rsid w:val="3B9E7059"/>
    <w:rsid w:val="3BB82599"/>
    <w:rsid w:val="3BB9F5CA"/>
    <w:rsid w:val="3BC30565"/>
    <w:rsid w:val="3BC3D08C"/>
    <w:rsid w:val="3BE00F54"/>
    <w:rsid w:val="3BE65F02"/>
    <w:rsid w:val="3BECEA46"/>
    <w:rsid w:val="3BEE6FDA"/>
    <w:rsid w:val="3BFC9F28"/>
    <w:rsid w:val="3BFF4DD5"/>
    <w:rsid w:val="3C0CBF6A"/>
    <w:rsid w:val="3C1D5C51"/>
    <w:rsid w:val="3C1F5897"/>
    <w:rsid w:val="3C20F9F4"/>
    <w:rsid w:val="3C261692"/>
    <w:rsid w:val="3C3C3ADE"/>
    <w:rsid w:val="3C487116"/>
    <w:rsid w:val="3C57EF35"/>
    <w:rsid w:val="3C7477F9"/>
    <w:rsid w:val="3C79885D"/>
    <w:rsid w:val="3C811AB1"/>
    <w:rsid w:val="3C99FB18"/>
    <w:rsid w:val="3CA0D67E"/>
    <w:rsid w:val="3CB233DC"/>
    <w:rsid w:val="3CB94109"/>
    <w:rsid w:val="3CC663B2"/>
    <w:rsid w:val="3CC6D91C"/>
    <w:rsid w:val="3CCB0CB4"/>
    <w:rsid w:val="3CCEB34F"/>
    <w:rsid w:val="3CD72758"/>
    <w:rsid w:val="3CDB1B5B"/>
    <w:rsid w:val="3CE144F1"/>
    <w:rsid w:val="3CE6AA33"/>
    <w:rsid w:val="3CE70622"/>
    <w:rsid w:val="3CFD2A32"/>
    <w:rsid w:val="3D0110B1"/>
    <w:rsid w:val="3D03A7CC"/>
    <w:rsid w:val="3D189A8F"/>
    <w:rsid w:val="3D219705"/>
    <w:rsid w:val="3D273261"/>
    <w:rsid w:val="3D35613F"/>
    <w:rsid w:val="3D435DA5"/>
    <w:rsid w:val="3D4EC068"/>
    <w:rsid w:val="3D55BD40"/>
    <w:rsid w:val="3D67DC63"/>
    <w:rsid w:val="3D72E967"/>
    <w:rsid w:val="3D79F630"/>
    <w:rsid w:val="3D87A78E"/>
    <w:rsid w:val="3D924A0B"/>
    <w:rsid w:val="3DA0D8A5"/>
    <w:rsid w:val="3DAA7EE6"/>
    <w:rsid w:val="3DB0A39F"/>
    <w:rsid w:val="3DB44CCD"/>
    <w:rsid w:val="3DBDC57B"/>
    <w:rsid w:val="3DCDF5C3"/>
    <w:rsid w:val="3DDA6BE0"/>
    <w:rsid w:val="3DDC68CC"/>
    <w:rsid w:val="3DEE73CB"/>
    <w:rsid w:val="3E059A16"/>
    <w:rsid w:val="3E06E5B6"/>
    <w:rsid w:val="3E0AD358"/>
    <w:rsid w:val="3E1119F9"/>
    <w:rsid w:val="3E189ED6"/>
    <w:rsid w:val="3E2B15EC"/>
    <w:rsid w:val="3E2CB5D8"/>
    <w:rsid w:val="3E2CEBA2"/>
    <w:rsid w:val="3E39FD9E"/>
    <w:rsid w:val="3E3CE5B3"/>
    <w:rsid w:val="3E475252"/>
    <w:rsid w:val="3E4FF85B"/>
    <w:rsid w:val="3E65B51E"/>
    <w:rsid w:val="3E7ED02F"/>
    <w:rsid w:val="3E860263"/>
    <w:rsid w:val="3E95736D"/>
    <w:rsid w:val="3E9BAB56"/>
    <w:rsid w:val="3E9C59DE"/>
    <w:rsid w:val="3EA7C29E"/>
    <w:rsid w:val="3EAE0579"/>
    <w:rsid w:val="3EBEA941"/>
    <w:rsid w:val="3EC26C90"/>
    <w:rsid w:val="3EDE4921"/>
    <w:rsid w:val="3F0C0EEA"/>
    <w:rsid w:val="3F21C2A4"/>
    <w:rsid w:val="3F2819DD"/>
    <w:rsid w:val="3F29F9FA"/>
    <w:rsid w:val="3F2B17C3"/>
    <w:rsid w:val="3F331D17"/>
    <w:rsid w:val="3F383FF9"/>
    <w:rsid w:val="3F38401A"/>
    <w:rsid w:val="3F48317D"/>
    <w:rsid w:val="3F55D90B"/>
    <w:rsid w:val="3F58970A"/>
    <w:rsid w:val="3F589AB6"/>
    <w:rsid w:val="3F7880EE"/>
    <w:rsid w:val="3F8C2C11"/>
    <w:rsid w:val="3FB7B106"/>
    <w:rsid w:val="3FBE800C"/>
    <w:rsid w:val="3FC88900"/>
    <w:rsid w:val="3FCA268D"/>
    <w:rsid w:val="3FD27EEB"/>
    <w:rsid w:val="3FD354DA"/>
    <w:rsid w:val="3FD4C010"/>
    <w:rsid w:val="400FDBD3"/>
    <w:rsid w:val="402A6090"/>
    <w:rsid w:val="402FCBBB"/>
    <w:rsid w:val="403BFD06"/>
    <w:rsid w:val="403D4F30"/>
    <w:rsid w:val="405A142E"/>
    <w:rsid w:val="40699633"/>
    <w:rsid w:val="406DA183"/>
    <w:rsid w:val="407B6AB0"/>
    <w:rsid w:val="40829F0D"/>
    <w:rsid w:val="409F37BA"/>
    <w:rsid w:val="40B15E77"/>
    <w:rsid w:val="40B3EE70"/>
    <w:rsid w:val="40B4F0D2"/>
    <w:rsid w:val="40BAFD8A"/>
    <w:rsid w:val="40C644E3"/>
    <w:rsid w:val="40DEC088"/>
    <w:rsid w:val="40F8E0AD"/>
    <w:rsid w:val="40FCAF24"/>
    <w:rsid w:val="4101ABE0"/>
    <w:rsid w:val="4103403F"/>
    <w:rsid w:val="41095A33"/>
    <w:rsid w:val="412ECD1F"/>
    <w:rsid w:val="4137D7BA"/>
    <w:rsid w:val="414C9265"/>
    <w:rsid w:val="415AA596"/>
    <w:rsid w:val="418289E8"/>
    <w:rsid w:val="4185B592"/>
    <w:rsid w:val="4187AE96"/>
    <w:rsid w:val="41891A22"/>
    <w:rsid w:val="4191CFEB"/>
    <w:rsid w:val="41962480"/>
    <w:rsid w:val="41B0ED5E"/>
    <w:rsid w:val="41C71F9A"/>
    <w:rsid w:val="41C97316"/>
    <w:rsid w:val="41C9E0BD"/>
    <w:rsid w:val="41F3F5C4"/>
    <w:rsid w:val="41FE1FDD"/>
    <w:rsid w:val="42053CDF"/>
    <w:rsid w:val="42119E6D"/>
    <w:rsid w:val="421B7D27"/>
    <w:rsid w:val="42208D51"/>
    <w:rsid w:val="4239BEA3"/>
    <w:rsid w:val="42759B17"/>
    <w:rsid w:val="42810020"/>
    <w:rsid w:val="4285C57D"/>
    <w:rsid w:val="42868EE0"/>
    <w:rsid w:val="428BD487"/>
    <w:rsid w:val="4295D08F"/>
    <w:rsid w:val="429B05C4"/>
    <w:rsid w:val="429C4730"/>
    <w:rsid w:val="42B021B0"/>
    <w:rsid w:val="42B5ABD4"/>
    <w:rsid w:val="42B904E6"/>
    <w:rsid w:val="42BAE691"/>
    <w:rsid w:val="42BCFF97"/>
    <w:rsid w:val="42F73705"/>
    <w:rsid w:val="42F90EBE"/>
    <w:rsid w:val="4313FF7B"/>
    <w:rsid w:val="43177DEC"/>
    <w:rsid w:val="431EB0C8"/>
    <w:rsid w:val="4322B07E"/>
    <w:rsid w:val="43383D98"/>
    <w:rsid w:val="433FE847"/>
    <w:rsid w:val="4357F5D2"/>
    <w:rsid w:val="435F1847"/>
    <w:rsid w:val="4363E3AE"/>
    <w:rsid w:val="436BE501"/>
    <w:rsid w:val="436C0B3E"/>
    <w:rsid w:val="4385A47A"/>
    <w:rsid w:val="438E5976"/>
    <w:rsid w:val="43992225"/>
    <w:rsid w:val="43A05619"/>
    <w:rsid w:val="43AE5F7B"/>
    <w:rsid w:val="43B061B8"/>
    <w:rsid w:val="43B2B0CA"/>
    <w:rsid w:val="43BA9887"/>
    <w:rsid w:val="43C14576"/>
    <w:rsid w:val="43DD67CE"/>
    <w:rsid w:val="43E7BFA0"/>
    <w:rsid w:val="43F46D8A"/>
    <w:rsid w:val="43F830C0"/>
    <w:rsid w:val="43F9EC1C"/>
    <w:rsid w:val="43FA90B1"/>
    <w:rsid w:val="441C5E5E"/>
    <w:rsid w:val="44222AA6"/>
    <w:rsid w:val="4427A4E8"/>
    <w:rsid w:val="443756C0"/>
    <w:rsid w:val="443FE167"/>
    <w:rsid w:val="444EC134"/>
    <w:rsid w:val="445892E6"/>
    <w:rsid w:val="4460A483"/>
    <w:rsid w:val="44628CE7"/>
    <w:rsid w:val="44845DDE"/>
    <w:rsid w:val="4489D1F0"/>
    <w:rsid w:val="4489D1F0"/>
    <w:rsid w:val="449B78F1"/>
    <w:rsid w:val="449DADC2"/>
    <w:rsid w:val="44A3E855"/>
    <w:rsid w:val="44BF26E4"/>
    <w:rsid w:val="44CA5237"/>
    <w:rsid w:val="44CDD371"/>
    <w:rsid w:val="44D38F8A"/>
    <w:rsid w:val="44E0D7A1"/>
    <w:rsid w:val="44E20FDA"/>
    <w:rsid w:val="44F30DC2"/>
    <w:rsid w:val="450C766C"/>
    <w:rsid w:val="45157D9D"/>
    <w:rsid w:val="45167BC1"/>
    <w:rsid w:val="451C700E"/>
    <w:rsid w:val="452902F4"/>
    <w:rsid w:val="4539227A"/>
    <w:rsid w:val="453D060E"/>
    <w:rsid w:val="4550D133"/>
    <w:rsid w:val="45593D12"/>
    <w:rsid w:val="4566C256"/>
    <w:rsid w:val="456F0D69"/>
    <w:rsid w:val="457F4A5C"/>
    <w:rsid w:val="457FB382"/>
    <w:rsid w:val="45861618"/>
    <w:rsid w:val="45907B0D"/>
    <w:rsid w:val="4597ABF4"/>
    <w:rsid w:val="4598E337"/>
    <w:rsid w:val="459B3B04"/>
    <w:rsid w:val="459C7DC6"/>
    <w:rsid w:val="45A422A7"/>
    <w:rsid w:val="45AD549F"/>
    <w:rsid w:val="45AEB3DD"/>
    <w:rsid w:val="45C93A2A"/>
    <w:rsid w:val="45D7B130"/>
    <w:rsid w:val="45DB1C1D"/>
    <w:rsid w:val="45DBADBA"/>
    <w:rsid w:val="45F2539E"/>
    <w:rsid w:val="4602512E"/>
    <w:rsid w:val="4607722F"/>
    <w:rsid w:val="460D26A1"/>
    <w:rsid w:val="4619D17C"/>
    <w:rsid w:val="46495152"/>
    <w:rsid w:val="46604A48"/>
    <w:rsid w:val="46714717"/>
    <w:rsid w:val="467397C1"/>
    <w:rsid w:val="4684345E"/>
    <w:rsid w:val="46A77D4A"/>
    <w:rsid w:val="46A929DD"/>
    <w:rsid w:val="46B349F9"/>
    <w:rsid w:val="46BBFF15"/>
    <w:rsid w:val="46C64CF7"/>
    <w:rsid w:val="46C710D0"/>
    <w:rsid w:val="46D37937"/>
    <w:rsid w:val="46D70AAA"/>
    <w:rsid w:val="46DF03C5"/>
    <w:rsid w:val="46E1D322"/>
    <w:rsid w:val="46E83796"/>
    <w:rsid w:val="46E9E633"/>
    <w:rsid w:val="46ED48A3"/>
    <w:rsid w:val="46F6B4E2"/>
    <w:rsid w:val="46FF61E7"/>
    <w:rsid w:val="4726F28D"/>
    <w:rsid w:val="4729475A"/>
    <w:rsid w:val="473AACD1"/>
    <w:rsid w:val="473D3ADB"/>
    <w:rsid w:val="475A332E"/>
    <w:rsid w:val="47A908C8"/>
    <w:rsid w:val="47C2543C"/>
    <w:rsid w:val="47C2C2EB"/>
    <w:rsid w:val="47C68C29"/>
    <w:rsid w:val="47D9CB87"/>
    <w:rsid w:val="47DFAAE8"/>
    <w:rsid w:val="47E2F24C"/>
    <w:rsid w:val="47EB5589"/>
    <w:rsid w:val="47F402AF"/>
    <w:rsid w:val="47FB6526"/>
    <w:rsid w:val="48013E08"/>
    <w:rsid w:val="48030173"/>
    <w:rsid w:val="484922C6"/>
    <w:rsid w:val="484F0F50"/>
    <w:rsid w:val="486B78B8"/>
    <w:rsid w:val="486DE2FD"/>
    <w:rsid w:val="487691B5"/>
    <w:rsid w:val="488597AE"/>
    <w:rsid w:val="489425C3"/>
    <w:rsid w:val="489F6050"/>
    <w:rsid w:val="48A9AE64"/>
    <w:rsid w:val="48AA15F6"/>
    <w:rsid w:val="48BC134A"/>
    <w:rsid w:val="48D6BD2F"/>
    <w:rsid w:val="48D9634B"/>
    <w:rsid w:val="48DCFCA4"/>
    <w:rsid w:val="48E49ACA"/>
    <w:rsid w:val="48EFC99B"/>
    <w:rsid w:val="4900A6FB"/>
    <w:rsid w:val="4910005E"/>
    <w:rsid w:val="4912C355"/>
    <w:rsid w:val="4922993C"/>
    <w:rsid w:val="4925E52F"/>
    <w:rsid w:val="4930C57B"/>
    <w:rsid w:val="49394EA7"/>
    <w:rsid w:val="4939F1F0"/>
    <w:rsid w:val="494456E3"/>
    <w:rsid w:val="49496FC2"/>
    <w:rsid w:val="494E2C63"/>
    <w:rsid w:val="494E4521"/>
    <w:rsid w:val="498929BF"/>
    <w:rsid w:val="4992969F"/>
    <w:rsid w:val="4997EB0A"/>
    <w:rsid w:val="499C8F87"/>
    <w:rsid w:val="49AC0301"/>
    <w:rsid w:val="49AEE494"/>
    <w:rsid w:val="49BAC2D7"/>
    <w:rsid w:val="49BF892A"/>
    <w:rsid w:val="49CB9C47"/>
    <w:rsid w:val="49D0BBA4"/>
    <w:rsid w:val="49D74A14"/>
    <w:rsid w:val="49ED09EA"/>
    <w:rsid w:val="4A1187D2"/>
    <w:rsid w:val="4A250B67"/>
    <w:rsid w:val="4A2CDDA1"/>
    <w:rsid w:val="4A437944"/>
    <w:rsid w:val="4A46F6E2"/>
    <w:rsid w:val="4A57798C"/>
    <w:rsid w:val="4A5808AA"/>
    <w:rsid w:val="4A5A32F0"/>
    <w:rsid w:val="4A5BC15A"/>
    <w:rsid w:val="4A5DC1D9"/>
    <w:rsid w:val="4A5E45F3"/>
    <w:rsid w:val="4A60C031"/>
    <w:rsid w:val="4A63DCAB"/>
    <w:rsid w:val="4A710FF6"/>
    <w:rsid w:val="4A7A0617"/>
    <w:rsid w:val="4A7C6452"/>
    <w:rsid w:val="4A85D926"/>
    <w:rsid w:val="4A98CBE8"/>
    <w:rsid w:val="4A9FDC25"/>
    <w:rsid w:val="4AA18B26"/>
    <w:rsid w:val="4AA232E7"/>
    <w:rsid w:val="4AB9AD1B"/>
    <w:rsid w:val="4ABE726C"/>
    <w:rsid w:val="4AC59065"/>
    <w:rsid w:val="4AC797D9"/>
    <w:rsid w:val="4ACFB793"/>
    <w:rsid w:val="4AEFA308"/>
    <w:rsid w:val="4AF01DFE"/>
    <w:rsid w:val="4B0061C6"/>
    <w:rsid w:val="4B02405E"/>
    <w:rsid w:val="4B1B59DB"/>
    <w:rsid w:val="4B1FB66D"/>
    <w:rsid w:val="4B20C6B5"/>
    <w:rsid w:val="4B287EC5"/>
    <w:rsid w:val="4B3799AF"/>
    <w:rsid w:val="4B4BE71C"/>
    <w:rsid w:val="4B4FE71F"/>
    <w:rsid w:val="4B5ED63A"/>
    <w:rsid w:val="4B730CD0"/>
    <w:rsid w:val="4B75E47E"/>
    <w:rsid w:val="4B77EE76"/>
    <w:rsid w:val="4B8101FC"/>
    <w:rsid w:val="4B8F9D54"/>
    <w:rsid w:val="4B8FAE19"/>
    <w:rsid w:val="4B925BE4"/>
    <w:rsid w:val="4B939783"/>
    <w:rsid w:val="4B93D2A8"/>
    <w:rsid w:val="4BA8CF48"/>
    <w:rsid w:val="4BB28D89"/>
    <w:rsid w:val="4BB67834"/>
    <w:rsid w:val="4BC2B1EC"/>
    <w:rsid w:val="4BDBA238"/>
    <w:rsid w:val="4C08ADD3"/>
    <w:rsid w:val="4C17CC39"/>
    <w:rsid w:val="4C1D8DEC"/>
    <w:rsid w:val="4C55297E"/>
    <w:rsid w:val="4C5B4A21"/>
    <w:rsid w:val="4C7152F2"/>
    <w:rsid w:val="4C7B8DD8"/>
    <w:rsid w:val="4C8AC323"/>
    <w:rsid w:val="4CA26802"/>
    <w:rsid w:val="4CAC938D"/>
    <w:rsid w:val="4CAD2482"/>
    <w:rsid w:val="4CB185BC"/>
    <w:rsid w:val="4CB33FD8"/>
    <w:rsid w:val="4CC24CA8"/>
    <w:rsid w:val="4CEB8343"/>
    <w:rsid w:val="4CEEF9C3"/>
    <w:rsid w:val="4CF1123B"/>
    <w:rsid w:val="4CF2F5CF"/>
    <w:rsid w:val="4D01585F"/>
    <w:rsid w:val="4D11A8A1"/>
    <w:rsid w:val="4D15A579"/>
    <w:rsid w:val="4D2C1BE5"/>
    <w:rsid w:val="4D38FCAA"/>
    <w:rsid w:val="4D421B4C"/>
    <w:rsid w:val="4D4EA89F"/>
    <w:rsid w:val="4D50ED0C"/>
    <w:rsid w:val="4D5C8A27"/>
    <w:rsid w:val="4D6CE761"/>
    <w:rsid w:val="4D89C16A"/>
    <w:rsid w:val="4D8A4DC3"/>
    <w:rsid w:val="4D9D942E"/>
    <w:rsid w:val="4DABAD77"/>
    <w:rsid w:val="4DAEBBEA"/>
    <w:rsid w:val="4DAEC745"/>
    <w:rsid w:val="4DBAC0E8"/>
    <w:rsid w:val="4DC4EDB1"/>
    <w:rsid w:val="4DC6D57A"/>
    <w:rsid w:val="4DFD57B6"/>
    <w:rsid w:val="4E15E32F"/>
    <w:rsid w:val="4E1A5BAE"/>
    <w:rsid w:val="4E1D03B0"/>
    <w:rsid w:val="4E21716A"/>
    <w:rsid w:val="4E2EF253"/>
    <w:rsid w:val="4E44F0D5"/>
    <w:rsid w:val="4E51E7DD"/>
    <w:rsid w:val="4E57C498"/>
    <w:rsid w:val="4E604029"/>
    <w:rsid w:val="4E737098"/>
    <w:rsid w:val="4E7425D3"/>
    <w:rsid w:val="4E7B77F7"/>
    <w:rsid w:val="4E7B9CA4"/>
    <w:rsid w:val="4E8AF023"/>
    <w:rsid w:val="4E8F2A76"/>
    <w:rsid w:val="4E9397E9"/>
    <w:rsid w:val="4E97100F"/>
    <w:rsid w:val="4E98BD57"/>
    <w:rsid w:val="4EAD7902"/>
    <w:rsid w:val="4EC0CD65"/>
    <w:rsid w:val="4EC92BD3"/>
    <w:rsid w:val="4EC97B8E"/>
    <w:rsid w:val="4ECACA77"/>
    <w:rsid w:val="4EDB023C"/>
    <w:rsid w:val="4EDB5FA1"/>
    <w:rsid w:val="4EDF3244"/>
    <w:rsid w:val="4EECDA4F"/>
    <w:rsid w:val="4F09B2D8"/>
    <w:rsid w:val="4F159FA7"/>
    <w:rsid w:val="4F2FC087"/>
    <w:rsid w:val="4F3FADA5"/>
    <w:rsid w:val="4F52F273"/>
    <w:rsid w:val="4F5F00C3"/>
    <w:rsid w:val="4F878930"/>
    <w:rsid w:val="4F9615ED"/>
    <w:rsid w:val="4FA6E4CE"/>
    <w:rsid w:val="4FC20444"/>
    <w:rsid w:val="4FC6E209"/>
    <w:rsid w:val="4FC7356E"/>
    <w:rsid w:val="4FD64F6E"/>
    <w:rsid w:val="4FEAA00A"/>
    <w:rsid w:val="4FF934F4"/>
    <w:rsid w:val="5003085D"/>
    <w:rsid w:val="5005E4EC"/>
    <w:rsid w:val="501BC879"/>
    <w:rsid w:val="5028DA8D"/>
    <w:rsid w:val="504FDDF1"/>
    <w:rsid w:val="50517C13"/>
    <w:rsid w:val="5059D5D9"/>
    <w:rsid w:val="505AF911"/>
    <w:rsid w:val="50610FC2"/>
    <w:rsid w:val="5061E4B6"/>
    <w:rsid w:val="506B4D07"/>
    <w:rsid w:val="50904556"/>
    <w:rsid w:val="50919010"/>
    <w:rsid w:val="50942AE9"/>
    <w:rsid w:val="509CE988"/>
    <w:rsid w:val="50AF3AF2"/>
    <w:rsid w:val="50AFDF4F"/>
    <w:rsid w:val="50B0F52D"/>
    <w:rsid w:val="50B66192"/>
    <w:rsid w:val="50BE85FF"/>
    <w:rsid w:val="50DBFD2B"/>
    <w:rsid w:val="50E1C724"/>
    <w:rsid w:val="50E2B27C"/>
    <w:rsid w:val="50F8771D"/>
    <w:rsid w:val="50F894BF"/>
    <w:rsid w:val="510992AC"/>
    <w:rsid w:val="511788A6"/>
    <w:rsid w:val="5133027B"/>
    <w:rsid w:val="5140EC19"/>
    <w:rsid w:val="514B4EBA"/>
    <w:rsid w:val="514F1677"/>
    <w:rsid w:val="51581C1D"/>
    <w:rsid w:val="51647E01"/>
    <w:rsid w:val="51664A04"/>
    <w:rsid w:val="516D1BA1"/>
    <w:rsid w:val="51704682"/>
    <w:rsid w:val="5178E5AF"/>
    <w:rsid w:val="517B9754"/>
    <w:rsid w:val="5186B0FB"/>
    <w:rsid w:val="519EECCE"/>
    <w:rsid w:val="51BAEA20"/>
    <w:rsid w:val="51C7C262"/>
    <w:rsid w:val="51DB0200"/>
    <w:rsid w:val="51E18BD4"/>
    <w:rsid w:val="51EDA95A"/>
    <w:rsid w:val="51F91783"/>
    <w:rsid w:val="51FA307B"/>
    <w:rsid w:val="520F95F1"/>
    <w:rsid w:val="52201990"/>
    <w:rsid w:val="52564904"/>
    <w:rsid w:val="525D2AE8"/>
    <w:rsid w:val="525E18F2"/>
    <w:rsid w:val="526544D5"/>
    <w:rsid w:val="52672497"/>
    <w:rsid w:val="526948E1"/>
    <w:rsid w:val="5277A27B"/>
    <w:rsid w:val="52927CE7"/>
    <w:rsid w:val="5292F57B"/>
    <w:rsid w:val="52991190"/>
    <w:rsid w:val="52ABDD5D"/>
    <w:rsid w:val="52BFBA22"/>
    <w:rsid w:val="52C12205"/>
    <w:rsid w:val="52C46B02"/>
    <w:rsid w:val="52CE7641"/>
    <w:rsid w:val="52D10657"/>
    <w:rsid w:val="52DC70C5"/>
    <w:rsid w:val="52E10A2A"/>
    <w:rsid w:val="52E2F7E2"/>
    <w:rsid w:val="52FE834E"/>
    <w:rsid w:val="5307D031"/>
    <w:rsid w:val="530BF3EF"/>
    <w:rsid w:val="5311824D"/>
    <w:rsid w:val="531B8E88"/>
    <w:rsid w:val="53257BCB"/>
    <w:rsid w:val="5325A4F3"/>
    <w:rsid w:val="5328CF75"/>
    <w:rsid w:val="532C8CC7"/>
    <w:rsid w:val="53308394"/>
    <w:rsid w:val="53451829"/>
    <w:rsid w:val="5351C519"/>
    <w:rsid w:val="5356798E"/>
    <w:rsid w:val="535DBCDF"/>
    <w:rsid w:val="5370909F"/>
    <w:rsid w:val="538E4C83"/>
    <w:rsid w:val="539102EF"/>
    <w:rsid w:val="539EA2FB"/>
    <w:rsid w:val="53B1FC3F"/>
    <w:rsid w:val="53B5B8BD"/>
    <w:rsid w:val="53BE5317"/>
    <w:rsid w:val="53C599B2"/>
    <w:rsid w:val="53D80687"/>
    <w:rsid w:val="53EB3292"/>
    <w:rsid w:val="53FBFD86"/>
    <w:rsid w:val="5402CCB7"/>
    <w:rsid w:val="541997CC"/>
    <w:rsid w:val="541C7B9C"/>
    <w:rsid w:val="5431DAC0"/>
    <w:rsid w:val="543640A1"/>
    <w:rsid w:val="54645C28"/>
    <w:rsid w:val="54665C06"/>
    <w:rsid w:val="546935DB"/>
    <w:rsid w:val="546DC5F7"/>
    <w:rsid w:val="54709610"/>
    <w:rsid w:val="54718BD9"/>
    <w:rsid w:val="5474AA0A"/>
    <w:rsid w:val="54781B10"/>
    <w:rsid w:val="54808C8B"/>
    <w:rsid w:val="54829D51"/>
    <w:rsid w:val="5482DEB4"/>
    <w:rsid w:val="54914E48"/>
    <w:rsid w:val="5495F623"/>
    <w:rsid w:val="5497A297"/>
    <w:rsid w:val="549D2321"/>
    <w:rsid w:val="54ABFE4A"/>
    <w:rsid w:val="54B2DA27"/>
    <w:rsid w:val="54C12F77"/>
    <w:rsid w:val="54C2386D"/>
    <w:rsid w:val="54C54850"/>
    <w:rsid w:val="54DA8ADA"/>
    <w:rsid w:val="54FEA7E2"/>
    <w:rsid w:val="5500F0B1"/>
    <w:rsid w:val="55018541"/>
    <w:rsid w:val="552AE632"/>
    <w:rsid w:val="552FA4CA"/>
    <w:rsid w:val="553A9FF1"/>
    <w:rsid w:val="5540552D"/>
    <w:rsid w:val="5544DC33"/>
    <w:rsid w:val="5549EDAE"/>
    <w:rsid w:val="554DCCA0"/>
    <w:rsid w:val="555B555E"/>
    <w:rsid w:val="5571F545"/>
    <w:rsid w:val="5572951D"/>
    <w:rsid w:val="5578AEBE"/>
    <w:rsid w:val="5594E8F4"/>
    <w:rsid w:val="55996591"/>
    <w:rsid w:val="55A15F9F"/>
    <w:rsid w:val="55AD4AC1"/>
    <w:rsid w:val="55AD9395"/>
    <w:rsid w:val="55B8DE7B"/>
    <w:rsid w:val="55C5ED9E"/>
    <w:rsid w:val="55DC56CE"/>
    <w:rsid w:val="55E2B700"/>
    <w:rsid w:val="55E951E6"/>
    <w:rsid w:val="55EF03EA"/>
    <w:rsid w:val="55F40035"/>
    <w:rsid w:val="55F507CE"/>
    <w:rsid w:val="55FC0BC4"/>
    <w:rsid w:val="561293AF"/>
    <w:rsid w:val="56623D5F"/>
    <w:rsid w:val="56624AAF"/>
    <w:rsid w:val="566D7FF8"/>
    <w:rsid w:val="567093E9"/>
    <w:rsid w:val="56737F86"/>
    <w:rsid w:val="5674C458"/>
    <w:rsid w:val="567A22EA"/>
    <w:rsid w:val="5693CAB9"/>
    <w:rsid w:val="569D1C30"/>
    <w:rsid w:val="569F6017"/>
    <w:rsid w:val="56D880D2"/>
    <w:rsid w:val="56E0A1D1"/>
    <w:rsid w:val="56E4C06D"/>
    <w:rsid w:val="56F3E4E3"/>
    <w:rsid w:val="56F5EF5A"/>
    <w:rsid w:val="56F70721"/>
    <w:rsid w:val="57040E7A"/>
    <w:rsid w:val="570DC5A6"/>
    <w:rsid w:val="570E0867"/>
    <w:rsid w:val="5736C54F"/>
    <w:rsid w:val="573D004C"/>
    <w:rsid w:val="57677032"/>
    <w:rsid w:val="578192B5"/>
    <w:rsid w:val="578A54A8"/>
    <w:rsid w:val="57983405"/>
    <w:rsid w:val="57AB65CB"/>
    <w:rsid w:val="57AED3AA"/>
    <w:rsid w:val="57B915B6"/>
    <w:rsid w:val="57D19F8A"/>
    <w:rsid w:val="57DB9461"/>
    <w:rsid w:val="57E5CDF2"/>
    <w:rsid w:val="57E7DB3F"/>
    <w:rsid w:val="57EB97EE"/>
    <w:rsid w:val="57F91616"/>
    <w:rsid w:val="58078B27"/>
    <w:rsid w:val="580A1EA5"/>
    <w:rsid w:val="580B3674"/>
    <w:rsid w:val="582EA489"/>
    <w:rsid w:val="58338EF2"/>
    <w:rsid w:val="58390B5A"/>
    <w:rsid w:val="58476064"/>
    <w:rsid w:val="5850040A"/>
    <w:rsid w:val="5858B27F"/>
    <w:rsid w:val="586071E6"/>
    <w:rsid w:val="58611CA6"/>
    <w:rsid w:val="586B894C"/>
    <w:rsid w:val="5872EA35"/>
    <w:rsid w:val="5878B325"/>
    <w:rsid w:val="587AF17A"/>
    <w:rsid w:val="588E9071"/>
    <w:rsid w:val="58A5B18F"/>
    <w:rsid w:val="58AEC6C0"/>
    <w:rsid w:val="58B48814"/>
    <w:rsid w:val="58C370C4"/>
    <w:rsid w:val="58DFCE84"/>
    <w:rsid w:val="58E283C0"/>
    <w:rsid w:val="58E8243C"/>
    <w:rsid w:val="58EA5858"/>
    <w:rsid w:val="58F30201"/>
    <w:rsid w:val="59075454"/>
    <w:rsid w:val="5909B0F6"/>
    <w:rsid w:val="592267C1"/>
    <w:rsid w:val="59241457"/>
    <w:rsid w:val="59267B22"/>
    <w:rsid w:val="593092ED"/>
    <w:rsid w:val="59312245"/>
    <w:rsid w:val="5933AC86"/>
    <w:rsid w:val="5944B21F"/>
    <w:rsid w:val="59458F4E"/>
    <w:rsid w:val="594A13ED"/>
    <w:rsid w:val="59599588"/>
    <w:rsid w:val="598CEFD8"/>
    <w:rsid w:val="598F5719"/>
    <w:rsid w:val="599280B9"/>
    <w:rsid w:val="59A5E603"/>
    <w:rsid w:val="59AE753A"/>
    <w:rsid w:val="59B02B42"/>
    <w:rsid w:val="59B888C6"/>
    <w:rsid w:val="59C5B415"/>
    <w:rsid w:val="59CA9845"/>
    <w:rsid w:val="59CEC899"/>
    <w:rsid w:val="59D9604F"/>
    <w:rsid w:val="59E09BFC"/>
    <w:rsid w:val="59E0A5CF"/>
    <w:rsid w:val="59F02BA9"/>
    <w:rsid w:val="59FC4247"/>
    <w:rsid w:val="5A050205"/>
    <w:rsid w:val="5A0775F7"/>
    <w:rsid w:val="5A255984"/>
    <w:rsid w:val="5A25C009"/>
    <w:rsid w:val="5A2691F5"/>
    <w:rsid w:val="5A29A31A"/>
    <w:rsid w:val="5A36EF01"/>
    <w:rsid w:val="5A3754DE"/>
    <w:rsid w:val="5A3C762F"/>
    <w:rsid w:val="5A3D66D9"/>
    <w:rsid w:val="5A494285"/>
    <w:rsid w:val="5A549E9F"/>
    <w:rsid w:val="5A54FBC4"/>
    <w:rsid w:val="5A5D7F7C"/>
    <w:rsid w:val="5A603710"/>
    <w:rsid w:val="5A65E8A1"/>
    <w:rsid w:val="5A6C9199"/>
    <w:rsid w:val="5A80323F"/>
    <w:rsid w:val="5A948E96"/>
    <w:rsid w:val="5A9547D2"/>
    <w:rsid w:val="5A962210"/>
    <w:rsid w:val="5A9A52A3"/>
    <w:rsid w:val="5A9E115C"/>
    <w:rsid w:val="5AA36543"/>
    <w:rsid w:val="5AA5AE8C"/>
    <w:rsid w:val="5AA98BA6"/>
    <w:rsid w:val="5ABC2BB2"/>
    <w:rsid w:val="5ABEA323"/>
    <w:rsid w:val="5AC14710"/>
    <w:rsid w:val="5ACFED14"/>
    <w:rsid w:val="5AD39DAC"/>
    <w:rsid w:val="5ADA8DC8"/>
    <w:rsid w:val="5AE604D2"/>
    <w:rsid w:val="5AE62443"/>
    <w:rsid w:val="5AF565E9"/>
    <w:rsid w:val="5AFDFA22"/>
    <w:rsid w:val="5B15E384"/>
    <w:rsid w:val="5B191417"/>
    <w:rsid w:val="5B39F029"/>
    <w:rsid w:val="5B3B4287"/>
    <w:rsid w:val="5B41D05F"/>
    <w:rsid w:val="5B42DA38"/>
    <w:rsid w:val="5B4959B5"/>
    <w:rsid w:val="5B4A977F"/>
    <w:rsid w:val="5B5A9A55"/>
    <w:rsid w:val="5B620616"/>
    <w:rsid w:val="5B6F7104"/>
    <w:rsid w:val="5B7F1751"/>
    <w:rsid w:val="5B981A70"/>
    <w:rsid w:val="5BA02C63"/>
    <w:rsid w:val="5BA7B96C"/>
    <w:rsid w:val="5BC0A467"/>
    <w:rsid w:val="5BC28CCB"/>
    <w:rsid w:val="5BD5A871"/>
    <w:rsid w:val="5BDA8476"/>
    <w:rsid w:val="5BE59267"/>
    <w:rsid w:val="5BF7048E"/>
    <w:rsid w:val="5BF7E0BE"/>
    <w:rsid w:val="5BF8683C"/>
    <w:rsid w:val="5C048AC6"/>
    <w:rsid w:val="5C10BDB6"/>
    <w:rsid w:val="5C113181"/>
    <w:rsid w:val="5C1310AF"/>
    <w:rsid w:val="5C248909"/>
    <w:rsid w:val="5C298EB7"/>
    <w:rsid w:val="5C2FA4A5"/>
    <w:rsid w:val="5C49DC92"/>
    <w:rsid w:val="5C4FE84A"/>
    <w:rsid w:val="5C5AC135"/>
    <w:rsid w:val="5C5EC040"/>
    <w:rsid w:val="5C669392"/>
    <w:rsid w:val="5C6C9ED5"/>
    <w:rsid w:val="5C7586FF"/>
    <w:rsid w:val="5C961411"/>
    <w:rsid w:val="5CB02CBA"/>
    <w:rsid w:val="5CB1DBB6"/>
    <w:rsid w:val="5CBA8007"/>
    <w:rsid w:val="5CC35FDC"/>
    <w:rsid w:val="5CD5DE71"/>
    <w:rsid w:val="5CD7534D"/>
    <w:rsid w:val="5CE7EDBA"/>
    <w:rsid w:val="5CECC45C"/>
    <w:rsid w:val="5D011AE1"/>
    <w:rsid w:val="5D04DCBB"/>
    <w:rsid w:val="5D0FE8DA"/>
    <w:rsid w:val="5D1D511D"/>
    <w:rsid w:val="5D31D282"/>
    <w:rsid w:val="5D373A48"/>
    <w:rsid w:val="5D5D857D"/>
    <w:rsid w:val="5D6112E7"/>
    <w:rsid w:val="5D706923"/>
    <w:rsid w:val="5D7BD859"/>
    <w:rsid w:val="5D7D4546"/>
    <w:rsid w:val="5D82573E"/>
    <w:rsid w:val="5D848190"/>
    <w:rsid w:val="5D9597B3"/>
    <w:rsid w:val="5D969869"/>
    <w:rsid w:val="5DA00A80"/>
    <w:rsid w:val="5DA721CF"/>
    <w:rsid w:val="5DB41D7F"/>
    <w:rsid w:val="5DBD0354"/>
    <w:rsid w:val="5DD1F365"/>
    <w:rsid w:val="5DD2F910"/>
    <w:rsid w:val="5DDC9095"/>
    <w:rsid w:val="5DEAE28A"/>
    <w:rsid w:val="5DF6788B"/>
    <w:rsid w:val="5E021078"/>
    <w:rsid w:val="5E07077A"/>
    <w:rsid w:val="5E090850"/>
    <w:rsid w:val="5E3393A4"/>
    <w:rsid w:val="5E3AF203"/>
    <w:rsid w:val="5E41CCEE"/>
    <w:rsid w:val="5E449095"/>
    <w:rsid w:val="5E5646E7"/>
    <w:rsid w:val="5E583488"/>
    <w:rsid w:val="5E58356A"/>
    <w:rsid w:val="5E59DE64"/>
    <w:rsid w:val="5E6354F4"/>
    <w:rsid w:val="5E6B1A91"/>
    <w:rsid w:val="5E6B1B2B"/>
    <w:rsid w:val="5E6D2189"/>
    <w:rsid w:val="5E7323AE"/>
    <w:rsid w:val="5E774D50"/>
    <w:rsid w:val="5E8AEE8F"/>
    <w:rsid w:val="5E8C1069"/>
    <w:rsid w:val="5E9EAE5C"/>
    <w:rsid w:val="5EA2691D"/>
    <w:rsid w:val="5EA5D506"/>
    <w:rsid w:val="5EA5E578"/>
    <w:rsid w:val="5EB43553"/>
    <w:rsid w:val="5EC7C5E4"/>
    <w:rsid w:val="5EEABD65"/>
    <w:rsid w:val="5EFFF6F4"/>
    <w:rsid w:val="5F0CA389"/>
    <w:rsid w:val="5F111DAE"/>
    <w:rsid w:val="5F1BD008"/>
    <w:rsid w:val="5F20566C"/>
    <w:rsid w:val="5F2DA981"/>
    <w:rsid w:val="5F2F1988"/>
    <w:rsid w:val="5F383D99"/>
    <w:rsid w:val="5F4B8BA7"/>
    <w:rsid w:val="5F4BE6B0"/>
    <w:rsid w:val="5F5FD641"/>
    <w:rsid w:val="5F8A59B2"/>
    <w:rsid w:val="5F8CFB5E"/>
    <w:rsid w:val="5FA3BC7A"/>
    <w:rsid w:val="5FB18BC5"/>
    <w:rsid w:val="5FB35E6C"/>
    <w:rsid w:val="5FB75FBF"/>
    <w:rsid w:val="5FB975F5"/>
    <w:rsid w:val="5FBC7734"/>
    <w:rsid w:val="5FD9ACB3"/>
    <w:rsid w:val="5FDBE22B"/>
    <w:rsid w:val="5FEBBB95"/>
    <w:rsid w:val="5FF85FD4"/>
    <w:rsid w:val="5FFDF5D2"/>
    <w:rsid w:val="600347E3"/>
    <w:rsid w:val="60179042"/>
    <w:rsid w:val="601DB6BE"/>
    <w:rsid w:val="602168F7"/>
    <w:rsid w:val="6024651E"/>
    <w:rsid w:val="603A7EBD"/>
    <w:rsid w:val="60461EFF"/>
    <w:rsid w:val="604B9333"/>
    <w:rsid w:val="604BE684"/>
    <w:rsid w:val="604C2D2B"/>
    <w:rsid w:val="6068505A"/>
    <w:rsid w:val="6068CAA6"/>
    <w:rsid w:val="6081C991"/>
    <w:rsid w:val="6095B7BE"/>
    <w:rsid w:val="609CD1A0"/>
    <w:rsid w:val="60B95E3C"/>
    <w:rsid w:val="60BFDCED"/>
    <w:rsid w:val="60CB4A60"/>
    <w:rsid w:val="60D272DA"/>
    <w:rsid w:val="60D28B62"/>
    <w:rsid w:val="60D3592F"/>
    <w:rsid w:val="60DE7928"/>
    <w:rsid w:val="60DF158F"/>
    <w:rsid w:val="60E05C45"/>
    <w:rsid w:val="60E601B2"/>
    <w:rsid w:val="60EF5CC3"/>
    <w:rsid w:val="60F8D5CA"/>
    <w:rsid w:val="6101441D"/>
    <w:rsid w:val="610E6A25"/>
    <w:rsid w:val="6116291B"/>
    <w:rsid w:val="61198E80"/>
    <w:rsid w:val="612D6544"/>
    <w:rsid w:val="613B06D9"/>
    <w:rsid w:val="613E8FE8"/>
    <w:rsid w:val="614303D1"/>
    <w:rsid w:val="614DDE3F"/>
    <w:rsid w:val="6164CEAB"/>
    <w:rsid w:val="616B19DD"/>
    <w:rsid w:val="618AA2FB"/>
    <w:rsid w:val="6198A2AA"/>
    <w:rsid w:val="61A92DD0"/>
    <w:rsid w:val="61C0357F"/>
    <w:rsid w:val="61C85F5B"/>
    <w:rsid w:val="61D64F1E"/>
    <w:rsid w:val="61DD041D"/>
    <w:rsid w:val="61E016C9"/>
    <w:rsid w:val="61E7B6E5"/>
    <w:rsid w:val="61EA2564"/>
    <w:rsid w:val="61F05172"/>
    <w:rsid w:val="61FF9D24"/>
    <w:rsid w:val="62069828"/>
    <w:rsid w:val="623532DB"/>
    <w:rsid w:val="6238B40F"/>
    <w:rsid w:val="624198A8"/>
    <w:rsid w:val="6261C9F7"/>
    <w:rsid w:val="6277FAEC"/>
    <w:rsid w:val="627BD0FF"/>
    <w:rsid w:val="6282213F"/>
    <w:rsid w:val="62929617"/>
    <w:rsid w:val="62A798A9"/>
    <w:rsid w:val="62AF4E50"/>
    <w:rsid w:val="62AF572C"/>
    <w:rsid w:val="62B4A982"/>
    <w:rsid w:val="62CF561A"/>
    <w:rsid w:val="62E6D517"/>
    <w:rsid w:val="62F417F6"/>
    <w:rsid w:val="630C14BB"/>
    <w:rsid w:val="631330B0"/>
    <w:rsid w:val="631DFCA7"/>
    <w:rsid w:val="6353BB02"/>
    <w:rsid w:val="636417C2"/>
    <w:rsid w:val="63684B2A"/>
    <w:rsid w:val="636F2B92"/>
    <w:rsid w:val="63717A8B"/>
    <w:rsid w:val="637AC648"/>
    <w:rsid w:val="637EED62"/>
    <w:rsid w:val="6383ECA3"/>
    <w:rsid w:val="639B8F5E"/>
    <w:rsid w:val="63A1FBBC"/>
    <w:rsid w:val="63AB7C12"/>
    <w:rsid w:val="63AD2721"/>
    <w:rsid w:val="63ADC383"/>
    <w:rsid w:val="63B45F64"/>
    <w:rsid w:val="63B9DE4D"/>
    <w:rsid w:val="63BB6EAC"/>
    <w:rsid w:val="63C39384"/>
    <w:rsid w:val="63CEBC47"/>
    <w:rsid w:val="640D9F10"/>
    <w:rsid w:val="6422E698"/>
    <w:rsid w:val="64235F03"/>
    <w:rsid w:val="64451221"/>
    <w:rsid w:val="646F350F"/>
    <w:rsid w:val="6475D19D"/>
    <w:rsid w:val="647D1911"/>
    <w:rsid w:val="6488B93A"/>
    <w:rsid w:val="64956717"/>
    <w:rsid w:val="64960D4D"/>
    <w:rsid w:val="64ACD919"/>
    <w:rsid w:val="64B8916B"/>
    <w:rsid w:val="64BE689A"/>
    <w:rsid w:val="64C511E8"/>
    <w:rsid w:val="64CD0C6A"/>
    <w:rsid w:val="64CE3496"/>
    <w:rsid w:val="64FC4E9B"/>
    <w:rsid w:val="65090830"/>
    <w:rsid w:val="65093F5C"/>
    <w:rsid w:val="6519A429"/>
    <w:rsid w:val="65206D04"/>
    <w:rsid w:val="6522BBAE"/>
    <w:rsid w:val="65463E06"/>
    <w:rsid w:val="654B4B1E"/>
    <w:rsid w:val="654D992D"/>
    <w:rsid w:val="654F32D3"/>
    <w:rsid w:val="6550CD5C"/>
    <w:rsid w:val="6554E907"/>
    <w:rsid w:val="65599912"/>
    <w:rsid w:val="65661E33"/>
    <w:rsid w:val="656DB196"/>
    <w:rsid w:val="65731134"/>
    <w:rsid w:val="657BBDC4"/>
    <w:rsid w:val="65878084"/>
    <w:rsid w:val="6591786E"/>
    <w:rsid w:val="6591D538"/>
    <w:rsid w:val="6598BE5C"/>
    <w:rsid w:val="65ABFB16"/>
    <w:rsid w:val="65CD9B4B"/>
    <w:rsid w:val="65D2BF75"/>
    <w:rsid w:val="65D5FEDE"/>
    <w:rsid w:val="65D63219"/>
    <w:rsid w:val="65F6AF64"/>
    <w:rsid w:val="660F5165"/>
    <w:rsid w:val="661DEBF2"/>
    <w:rsid w:val="66206DBE"/>
    <w:rsid w:val="66267834"/>
    <w:rsid w:val="6638E780"/>
    <w:rsid w:val="66462395"/>
    <w:rsid w:val="66491A08"/>
    <w:rsid w:val="6649EA95"/>
    <w:rsid w:val="664AF3A6"/>
    <w:rsid w:val="66627094"/>
    <w:rsid w:val="666E85A7"/>
    <w:rsid w:val="66757010"/>
    <w:rsid w:val="6675B85D"/>
    <w:rsid w:val="667CA900"/>
    <w:rsid w:val="667D2E90"/>
    <w:rsid w:val="6682A435"/>
    <w:rsid w:val="668642E1"/>
    <w:rsid w:val="668FF7C5"/>
    <w:rsid w:val="66957AF6"/>
    <w:rsid w:val="669DFAB2"/>
    <w:rsid w:val="66BE4096"/>
    <w:rsid w:val="66C623B4"/>
    <w:rsid w:val="66D024AE"/>
    <w:rsid w:val="66D29043"/>
    <w:rsid w:val="66F32F9B"/>
    <w:rsid w:val="66FE230C"/>
    <w:rsid w:val="67041BC9"/>
    <w:rsid w:val="67083E5F"/>
    <w:rsid w:val="670EE195"/>
    <w:rsid w:val="67197C27"/>
    <w:rsid w:val="67235F60"/>
    <w:rsid w:val="6733A56E"/>
    <w:rsid w:val="67374727"/>
    <w:rsid w:val="67568874"/>
    <w:rsid w:val="675A09C1"/>
    <w:rsid w:val="6761D1A4"/>
    <w:rsid w:val="677CB6BD"/>
    <w:rsid w:val="67899772"/>
    <w:rsid w:val="6797F6F8"/>
    <w:rsid w:val="679A8F47"/>
    <w:rsid w:val="67B2181E"/>
    <w:rsid w:val="67B467ED"/>
    <w:rsid w:val="67C0AD00"/>
    <w:rsid w:val="67CA1C02"/>
    <w:rsid w:val="67DF0FC7"/>
    <w:rsid w:val="67E8CE20"/>
    <w:rsid w:val="67ED609B"/>
    <w:rsid w:val="67EF31BD"/>
    <w:rsid w:val="67F46D3D"/>
    <w:rsid w:val="67F5969F"/>
    <w:rsid w:val="6802D609"/>
    <w:rsid w:val="6808891D"/>
    <w:rsid w:val="681B9CC0"/>
    <w:rsid w:val="681CE6B1"/>
    <w:rsid w:val="6822FB78"/>
    <w:rsid w:val="682829E6"/>
    <w:rsid w:val="682A60F5"/>
    <w:rsid w:val="6830B629"/>
    <w:rsid w:val="683D81AE"/>
    <w:rsid w:val="684D5589"/>
    <w:rsid w:val="6858046D"/>
    <w:rsid w:val="6874070C"/>
    <w:rsid w:val="68859285"/>
    <w:rsid w:val="688BB86D"/>
    <w:rsid w:val="689D8999"/>
    <w:rsid w:val="68A9D0A5"/>
    <w:rsid w:val="68B12CB9"/>
    <w:rsid w:val="68D69D25"/>
    <w:rsid w:val="68DCB26C"/>
    <w:rsid w:val="68F4D946"/>
    <w:rsid w:val="69151D31"/>
    <w:rsid w:val="6916AD02"/>
    <w:rsid w:val="691A5F2B"/>
    <w:rsid w:val="691A79E9"/>
    <w:rsid w:val="6927C246"/>
    <w:rsid w:val="692A6DD1"/>
    <w:rsid w:val="692C70C8"/>
    <w:rsid w:val="692D3764"/>
    <w:rsid w:val="69309850"/>
    <w:rsid w:val="6932C2E1"/>
    <w:rsid w:val="6938B1CC"/>
    <w:rsid w:val="6941B32A"/>
    <w:rsid w:val="694D0CF6"/>
    <w:rsid w:val="6955EF0C"/>
    <w:rsid w:val="695AC983"/>
    <w:rsid w:val="695AFC78"/>
    <w:rsid w:val="69620366"/>
    <w:rsid w:val="6973E017"/>
    <w:rsid w:val="6974BECF"/>
    <w:rsid w:val="697E7C0F"/>
    <w:rsid w:val="6987910C"/>
    <w:rsid w:val="699C9296"/>
    <w:rsid w:val="699E86EF"/>
    <w:rsid w:val="69A20A04"/>
    <w:rsid w:val="69B9F3C1"/>
    <w:rsid w:val="69BFF5E6"/>
    <w:rsid w:val="69C14C7C"/>
    <w:rsid w:val="69CA4174"/>
    <w:rsid w:val="69D6EACB"/>
    <w:rsid w:val="69DD894E"/>
    <w:rsid w:val="69FDE373"/>
    <w:rsid w:val="6A008C7B"/>
    <w:rsid w:val="6A0B5BB1"/>
    <w:rsid w:val="6A24D56E"/>
    <w:rsid w:val="6A2D3900"/>
    <w:rsid w:val="6A44CDBA"/>
    <w:rsid w:val="6A48C1A0"/>
    <w:rsid w:val="6A538049"/>
    <w:rsid w:val="6A588087"/>
    <w:rsid w:val="6A5C3FE2"/>
    <w:rsid w:val="6A7EDFF8"/>
    <w:rsid w:val="6A83B680"/>
    <w:rsid w:val="6A89B32C"/>
    <w:rsid w:val="6A9295F3"/>
    <w:rsid w:val="6AA6E81A"/>
    <w:rsid w:val="6AB20705"/>
    <w:rsid w:val="6AB2FBAB"/>
    <w:rsid w:val="6AC1A501"/>
    <w:rsid w:val="6AC70EB9"/>
    <w:rsid w:val="6AC84695"/>
    <w:rsid w:val="6AD95719"/>
    <w:rsid w:val="6AE58B28"/>
    <w:rsid w:val="6AF9F879"/>
    <w:rsid w:val="6AFE80F3"/>
    <w:rsid w:val="6B09F76B"/>
    <w:rsid w:val="6B292BBC"/>
    <w:rsid w:val="6B2B2883"/>
    <w:rsid w:val="6B31D581"/>
    <w:rsid w:val="6B3EBD8E"/>
    <w:rsid w:val="6B498323"/>
    <w:rsid w:val="6B6F1F8F"/>
    <w:rsid w:val="6B76D909"/>
    <w:rsid w:val="6B84A039"/>
    <w:rsid w:val="6B9B458D"/>
    <w:rsid w:val="6BA58515"/>
    <w:rsid w:val="6BA781DB"/>
    <w:rsid w:val="6BB0AE1B"/>
    <w:rsid w:val="6BBFCD5A"/>
    <w:rsid w:val="6BC8080A"/>
    <w:rsid w:val="6BCADE3E"/>
    <w:rsid w:val="6BCB7209"/>
    <w:rsid w:val="6BD00C12"/>
    <w:rsid w:val="6BD4A9EE"/>
    <w:rsid w:val="6BE1FAAF"/>
    <w:rsid w:val="6BFB657C"/>
    <w:rsid w:val="6C146EDA"/>
    <w:rsid w:val="6C1B19BC"/>
    <w:rsid w:val="6C2ACBDD"/>
    <w:rsid w:val="6C3C5166"/>
    <w:rsid w:val="6C463085"/>
    <w:rsid w:val="6C6416F6"/>
    <w:rsid w:val="6C6F9D90"/>
    <w:rsid w:val="6C7940E4"/>
    <w:rsid w:val="6C7AE4C7"/>
    <w:rsid w:val="6C8AE616"/>
    <w:rsid w:val="6CACD17B"/>
    <w:rsid w:val="6CB03FE4"/>
    <w:rsid w:val="6CB46B61"/>
    <w:rsid w:val="6CBEAEF5"/>
    <w:rsid w:val="6CCA8B24"/>
    <w:rsid w:val="6CD6047C"/>
    <w:rsid w:val="6CE8C8C9"/>
    <w:rsid w:val="6D17C7E7"/>
    <w:rsid w:val="6D2AF461"/>
    <w:rsid w:val="6D2E4779"/>
    <w:rsid w:val="6D3A2061"/>
    <w:rsid w:val="6D3B5C38"/>
    <w:rsid w:val="6D3DABED"/>
    <w:rsid w:val="6D3E590A"/>
    <w:rsid w:val="6D4CA356"/>
    <w:rsid w:val="6D5249CF"/>
    <w:rsid w:val="6D8C5216"/>
    <w:rsid w:val="6D8CF53C"/>
    <w:rsid w:val="6D9DFC8D"/>
    <w:rsid w:val="6DAA50E3"/>
    <w:rsid w:val="6DB8B8FE"/>
    <w:rsid w:val="6DB9EADE"/>
    <w:rsid w:val="6DBC1D22"/>
    <w:rsid w:val="6DC17CED"/>
    <w:rsid w:val="6DC1C73F"/>
    <w:rsid w:val="6DC5C9F8"/>
    <w:rsid w:val="6DCE44E6"/>
    <w:rsid w:val="6DD45B77"/>
    <w:rsid w:val="6DDDF35D"/>
    <w:rsid w:val="6DE067E1"/>
    <w:rsid w:val="6DEB2134"/>
    <w:rsid w:val="6DFAE9AB"/>
    <w:rsid w:val="6E151B9E"/>
    <w:rsid w:val="6E16B528"/>
    <w:rsid w:val="6E171C12"/>
    <w:rsid w:val="6E24490F"/>
    <w:rsid w:val="6E284E2E"/>
    <w:rsid w:val="6E2B8EB9"/>
    <w:rsid w:val="6E359DE5"/>
    <w:rsid w:val="6E3880B6"/>
    <w:rsid w:val="6E3D8590"/>
    <w:rsid w:val="6E44C877"/>
    <w:rsid w:val="6E4AAF7E"/>
    <w:rsid w:val="6E5C05B6"/>
    <w:rsid w:val="6E83CB69"/>
    <w:rsid w:val="6E8726D9"/>
    <w:rsid w:val="6E899E47"/>
    <w:rsid w:val="6E934A20"/>
    <w:rsid w:val="6E999C6F"/>
    <w:rsid w:val="6E9A8CC9"/>
    <w:rsid w:val="6EA1C056"/>
    <w:rsid w:val="6EA3212D"/>
    <w:rsid w:val="6EA6ED26"/>
    <w:rsid w:val="6EAD7E3D"/>
    <w:rsid w:val="6EADE4F5"/>
    <w:rsid w:val="6ECD7C5B"/>
    <w:rsid w:val="6ED707F3"/>
    <w:rsid w:val="6EF76E1C"/>
    <w:rsid w:val="6EFEEDD3"/>
    <w:rsid w:val="6F023AD1"/>
    <w:rsid w:val="6F0E8FD4"/>
    <w:rsid w:val="6F152723"/>
    <w:rsid w:val="6F170071"/>
    <w:rsid w:val="6F181AE0"/>
    <w:rsid w:val="6F229221"/>
    <w:rsid w:val="6F23F7CC"/>
    <w:rsid w:val="6F26CCBE"/>
    <w:rsid w:val="6F2B1FF0"/>
    <w:rsid w:val="6F2F9514"/>
    <w:rsid w:val="6F402001"/>
    <w:rsid w:val="6F48B0D0"/>
    <w:rsid w:val="6F49F4F0"/>
    <w:rsid w:val="6F4EFCFB"/>
    <w:rsid w:val="6F5BFAFE"/>
    <w:rsid w:val="6F5EBC97"/>
    <w:rsid w:val="6F67BFA7"/>
    <w:rsid w:val="6F68F722"/>
    <w:rsid w:val="6FA3B0BE"/>
    <w:rsid w:val="6FB1F0CF"/>
    <w:rsid w:val="6FB4E3E6"/>
    <w:rsid w:val="6FBA6546"/>
    <w:rsid w:val="6FBCEB56"/>
    <w:rsid w:val="6FC6F87B"/>
    <w:rsid w:val="6FE8199F"/>
    <w:rsid w:val="6FF0F58F"/>
    <w:rsid w:val="6FF19689"/>
    <w:rsid w:val="700BADBD"/>
    <w:rsid w:val="701E6464"/>
    <w:rsid w:val="7025CFC8"/>
    <w:rsid w:val="702D9971"/>
    <w:rsid w:val="7037233B"/>
    <w:rsid w:val="70390045"/>
    <w:rsid w:val="703E7DF3"/>
    <w:rsid w:val="704EA8CB"/>
    <w:rsid w:val="70558B52"/>
    <w:rsid w:val="705CFAFD"/>
    <w:rsid w:val="705E8226"/>
    <w:rsid w:val="705E99D4"/>
    <w:rsid w:val="70689BA4"/>
    <w:rsid w:val="706EB13F"/>
    <w:rsid w:val="707DCD31"/>
    <w:rsid w:val="70813D23"/>
    <w:rsid w:val="70AE0488"/>
    <w:rsid w:val="70B1EB9D"/>
    <w:rsid w:val="70B385DA"/>
    <w:rsid w:val="70B93F3D"/>
    <w:rsid w:val="70C0BC33"/>
    <w:rsid w:val="70D2FF9D"/>
    <w:rsid w:val="70D371A1"/>
    <w:rsid w:val="70DB58ED"/>
    <w:rsid w:val="70DCA480"/>
    <w:rsid w:val="70E47815"/>
    <w:rsid w:val="70EEE935"/>
    <w:rsid w:val="70F8B957"/>
    <w:rsid w:val="7125B0E1"/>
    <w:rsid w:val="712A86EB"/>
    <w:rsid w:val="71406687"/>
    <w:rsid w:val="71415F97"/>
    <w:rsid w:val="714A0F2A"/>
    <w:rsid w:val="714A1DD8"/>
    <w:rsid w:val="715FD375"/>
    <w:rsid w:val="7175F0F5"/>
    <w:rsid w:val="7179E6FF"/>
    <w:rsid w:val="717AEF05"/>
    <w:rsid w:val="717F2F0B"/>
    <w:rsid w:val="7182F9E7"/>
    <w:rsid w:val="7187E957"/>
    <w:rsid w:val="719B1308"/>
    <w:rsid w:val="71A2D56C"/>
    <w:rsid w:val="71A80C15"/>
    <w:rsid w:val="71A9088F"/>
    <w:rsid w:val="71B12430"/>
    <w:rsid w:val="71BA34C5"/>
    <w:rsid w:val="71C45404"/>
    <w:rsid w:val="71D157FF"/>
    <w:rsid w:val="71D7986F"/>
    <w:rsid w:val="71DEB8DC"/>
    <w:rsid w:val="71E6E1A0"/>
    <w:rsid w:val="71F92AD4"/>
    <w:rsid w:val="7201315A"/>
    <w:rsid w:val="7210F3A5"/>
    <w:rsid w:val="721E0E5B"/>
    <w:rsid w:val="72246BAE"/>
    <w:rsid w:val="7227B442"/>
    <w:rsid w:val="722E456C"/>
    <w:rsid w:val="7232004B"/>
    <w:rsid w:val="7234AAC7"/>
    <w:rsid w:val="7235D6BA"/>
    <w:rsid w:val="72589A38"/>
    <w:rsid w:val="725C0217"/>
    <w:rsid w:val="727CD567"/>
    <w:rsid w:val="727F7BE5"/>
    <w:rsid w:val="7288B0E9"/>
    <w:rsid w:val="729D05F8"/>
    <w:rsid w:val="72ACF19B"/>
    <w:rsid w:val="72BC608A"/>
    <w:rsid w:val="72C2C3C7"/>
    <w:rsid w:val="72C2C96E"/>
    <w:rsid w:val="72C44677"/>
    <w:rsid w:val="72C6151A"/>
    <w:rsid w:val="72D88E8B"/>
    <w:rsid w:val="72E4EF9E"/>
    <w:rsid w:val="72EB62AC"/>
    <w:rsid w:val="72ECA0D1"/>
    <w:rsid w:val="72F9D16A"/>
    <w:rsid w:val="730354B5"/>
    <w:rsid w:val="7329C238"/>
    <w:rsid w:val="733A2D6E"/>
    <w:rsid w:val="733A5A22"/>
    <w:rsid w:val="73444C13"/>
    <w:rsid w:val="7351D919"/>
    <w:rsid w:val="7355B8DA"/>
    <w:rsid w:val="7358D60E"/>
    <w:rsid w:val="735A0B52"/>
    <w:rsid w:val="735E606F"/>
    <w:rsid w:val="73653A60"/>
    <w:rsid w:val="736C4DCD"/>
    <w:rsid w:val="737A0970"/>
    <w:rsid w:val="738B1C05"/>
    <w:rsid w:val="73950ED1"/>
    <w:rsid w:val="739D01BB"/>
    <w:rsid w:val="73A06F0F"/>
    <w:rsid w:val="73B0CBA5"/>
    <w:rsid w:val="73C07D00"/>
    <w:rsid w:val="73C1F459"/>
    <w:rsid w:val="73C35358"/>
    <w:rsid w:val="73CC0324"/>
    <w:rsid w:val="73CCCFF8"/>
    <w:rsid w:val="73D95B55"/>
    <w:rsid w:val="73D992D0"/>
    <w:rsid w:val="73D99F23"/>
    <w:rsid w:val="73E0A9B0"/>
    <w:rsid w:val="73E2CCAE"/>
    <w:rsid w:val="73EC4665"/>
    <w:rsid w:val="73EF1D3D"/>
    <w:rsid w:val="74063367"/>
    <w:rsid w:val="7408CC43"/>
    <w:rsid w:val="740D13DA"/>
    <w:rsid w:val="74110938"/>
    <w:rsid w:val="74163A0F"/>
    <w:rsid w:val="741DF36C"/>
    <w:rsid w:val="74239786"/>
    <w:rsid w:val="742C871D"/>
    <w:rsid w:val="742D0681"/>
    <w:rsid w:val="742D8437"/>
    <w:rsid w:val="7461B885"/>
    <w:rsid w:val="74884E39"/>
    <w:rsid w:val="748BF567"/>
    <w:rsid w:val="748CBC94"/>
    <w:rsid w:val="7499D13E"/>
    <w:rsid w:val="74A5A122"/>
    <w:rsid w:val="74AF5D43"/>
    <w:rsid w:val="74B50804"/>
    <w:rsid w:val="74B8F3E4"/>
    <w:rsid w:val="74C0D503"/>
    <w:rsid w:val="74C5C8D7"/>
    <w:rsid w:val="74CAF6EA"/>
    <w:rsid w:val="74D2604F"/>
    <w:rsid w:val="74D37EC6"/>
    <w:rsid w:val="74D7CDE0"/>
    <w:rsid w:val="74EFE56F"/>
    <w:rsid w:val="7519D4D8"/>
    <w:rsid w:val="751B535E"/>
    <w:rsid w:val="751CE4D3"/>
    <w:rsid w:val="75381013"/>
    <w:rsid w:val="7544E632"/>
    <w:rsid w:val="7568A011"/>
    <w:rsid w:val="756989FD"/>
    <w:rsid w:val="75726813"/>
    <w:rsid w:val="757D8660"/>
    <w:rsid w:val="758785CD"/>
    <w:rsid w:val="758BC154"/>
    <w:rsid w:val="758D068F"/>
    <w:rsid w:val="75BE3D2B"/>
    <w:rsid w:val="75C540F6"/>
    <w:rsid w:val="75CA7DE1"/>
    <w:rsid w:val="75ED0623"/>
    <w:rsid w:val="75FEAE40"/>
    <w:rsid w:val="760CA9D5"/>
    <w:rsid w:val="761B3FD6"/>
    <w:rsid w:val="7625A19F"/>
    <w:rsid w:val="76274BC7"/>
    <w:rsid w:val="7627C5C8"/>
    <w:rsid w:val="762FB34E"/>
    <w:rsid w:val="76319B9F"/>
    <w:rsid w:val="763813C0"/>
    <w:rsid w:val="763B223B"/>
    <w:rsid w:val="763B5C6B"/>
    <w:rsid w:val="7657F012"/>
    <w:rsid w:val="766E30B0"/>
    <w:rsid w:val="766F4F27"/>
    <w:rsid w:val="767F738B"/>
    <w:rsid w:val="76832020"/>
    <w:rsid w:val="768A2BF2"/>
    <w:rsid w:val="768CF940"/>
    <w:rsid w:val="768DD41B"/>
    <w:rsid w:val="7694F31F"/>
    <w:rsid w:val="769BBD66"/>
    <w:rsid w:val="76A55F16"/>
    <w:rsid w:val="76A5E918"/>
    <w:rsid w:val="76AB0992"/>
    <w:rsid w:val="76AF0D12"/>
    <w:rsid w:val="76B152D5"/>
    <w:rsid w:val="76BAC636"/>
    <w:rsid w:val="76C2C054"/>
    <w:rsid w:val="76E44921"/>
    <w:rsid w:val="77168E80"/>
    <w:rsid w:val="772396F3"/>
    <w:rsid w:val="7724FC77"/>
    <w:rsid w:val="7728D6F0"/>
    <w:rsid w:val="7733A1DC"/>
    <w:rsid w:val="773E5BC2"/>
    <w:rsid w:val="774790AF"/>
    <w:rsid w:val="774ED27E"/>
    <w:rsid w:val="776ABEFB"/>
    <w:rsid w:val="77791115"/>
    <w:rsid w:val="77828B39"/>
    <w:rsid w:val="77846502"/>
    <w:rsid w:val="7787FC51"/>
    <w:rsid w:val="7794A459"/>
    <w:rsid w:val="779DAB0A"/>
    <w:rsid w:val="77A4AF47"/>
    <w:rsid w:val="77A6BA9E"/>
    <w:rsid w:val="77B0CDFC"/>
    <w:rsid w:val="77BB15D3"/>
    <w:rsid w:val="77BDE6CF"/>
    <w:rsid w:val="77C18341"/>
    <w:rsid w:val="77CC4916"/>
    <w:rsid w:val="77D3E421"/>
    <w:rsid w:val="77DB14BA"/>
    <w:rsid w:val="77E136A9"/>
    <w:rsid w:val="7828654E"/>
    <w:rsid w:val="782C6B18"/>
    <w:rsid w:val="783205E8"/>
    <w:rsid w:val="785E6BCD"/>
    <w:rsid w:val="7864C316"/>
    <w:rsid w:val="7898D7A7"/>
    <w:rsid w:val="789A4049"/>
    <w:rsid w:val="78A3C714"/>
    <w:rsid w:val="78B5DAC5"/>
    <w:rsid w:val="78CCEFD9"/>
    <w:rsid w:val="78E0EB96"/>
    <w:rsid w:val="78E65E1B"/>
    <w:rsid w:val="78F234B9"/>
    <w:rsid w:val="78F82BAF"/>
    <w:rsid w:val="79055010"/>
    <w:rsid w:val="7907E5C6"/>
    <w:rsid w:val="7909C07B"/>
    <w:rsid w:val="7909DB50"/>
    <w:rsid w:val="790C57B4"/>
    <w:rsid w:val="7917112F"/>
    <w:rsid w:val="793F5A38"/>
    <w:rsid w:val="79486FFF"/>
    <w:rsid w:val="79565443"/>
    <w:rsid w:val="79593E66"/>
    <w:rsid w:val="795F668A"/>
    <w:rsid w:val="79632AF8"/>
    <w:rsid w:val="7964BA74"/>
    <w:rsid w:val="7966A6C6"/>
    <w:rsid w:val="796A8DE8"/>
    <w:rsid w:val="796BF9CF"/>
    <w:rsid w:val="79843E08"/>
    <w:rsid w:val="7987C89D"/>
    <w:rsid w:val="798A895D"/>
    <w:rsid w:val="7996FD3B"/>
    <w:rsid w:val="79A3DA2A"/>
    <w:rsid w:val="79A40843"/>
    <w:rsid w:val="79AB8F64"/>
    <w:rsid w:val="79BD945E"/>
    <w:rsid w:val="79C53E9F"/>
    <w:rsid w:val="79C5ED06"/>
    <w:rsid w:val="79C69A0A"/>
    <w:rsid w:val="79C8DBBA"/>
    <w:rsid w:val="79DA27FA"/>
    <w:rsid w:val="79E1DD2B"/>
    <w:rsid w:val="79E9E34A"/>
    <w:rsid w:val="79F30C98"/>
    <w:rsid w:val="79F5E209"/>
    <w:rsid w:val="79FB59B6"/>
    <w:rsid w:val="7A0C433F"/>
    <w:rsid w:val="7A22B585"/>
    <w:rsid w:val="7A238076"/>
    <w:rsid w:val="7A343121"/>
    <w:rsid w:val="7A3AADB4"/>
    <w:rsid w:val="7A594240"/>
    <w:rsid w:val="7A68AF6B"/>
    <w:rsid w:val="7A6B9F7F"/>
    <w:rsid w:val="7A7AEBB2"/>
    <w:rsid w:val="7A875004"/>
    <w:rsid w:val="7A927B50"/>
    <w:rsid w:val="7AD4E2FF"/>
    <w:rsid w:val="7ADB6515"/>
    <w:rsid w:val="7ADC6462"/>
    <w:rsid w:val="7AEBDC31"/>
    <w:rsid w:val="7AF8E483"/>
    <w:rsid w:val="7AFB1182"/>
    <w:rsid w:val="7AFBBEDA"/>
    <w:rsid w:val="7AFCE751"/>
    <w:rsid w:val="7B063147"/>
    <w:rsid w:val="7B1A9891"/>
    <w:rsid w:val="7B2DE3B6"/>
    <w:rsid w:val="7B3C4DEB"/>
    <w:rsid w:val="7B44BA76"/>
    <w:rsid w:val="7B67DA17"/>
    <w:rsid w:val="7B690491"/>
    <w:rsid w:val="7B6924C3"/>
    <w:rsid w:val="7B753F5D"/>
    <w:rsid w:val="7B7792C8"/>
    <w:rsid w:val="7B85B3AB"/>
    <w:rsid w:val="7B976AFF"/>
    <w:rsid w:val="7BA5116E"/>
    <w:rsid w:val="7BA7EEEB"/>
    <w:rsid w:val="7BAE8EB7"/>
    <w:rsid w:val="7BB6C06A"/>
    <w:rsid w:val="7BBBDF23"/>
    <w:rsid w:val="7BC2E375"/>
    <w:rsid w:val="7BC4F7D3"/>
    <w:rsid w:val="7BD35393"/>
    <w:rsid w:val="7BF526D2"/>
    <w:rsid w:val="7BFE1437"/>
    <w:rsid w:val="7C021B14"/>
    <w:rsid w:val="7C1B73DD"/>
    <w:rsid w:val="7C308798"/>
    <w:rsid w:val="7C30ED5F"/>
    <w:rsid w:val="7C5C5E75"/>
    <w:rsid w:val="7C5D3547"/>
    <w:rsid w:val="7C705B23"/>
    <w:rsid w:val="7C795E15"/>
    <w:rsid w:val="7C7F3809"/>
    <w:rsid w:val="7CC44FAA"/>
    <w:rsid w:val="7CC513B4"/>
    <w:rsid w:val="7CCC1287"/>
    <w:rsid w:val="7CD2178F"/>
    <w:rsid w:val="7CEA320A"/>
    <w:rsid w:val="7CEE78BE"/>
    <w:rsid w:val="7CF0CB16"/>
    <w:rsid w:val="7CFE757F"/>
    <w:rsid w:val="7D021C3E"/>
    <w:rsid w:val="7D0591C1"/>
    <w:rsid w:val="7D21840C"/>
    <w:rsid w:val="7D25816A"/>
    <w:rsid w:val="7D384F15"/>
    <w:rsid w:val="7D44EAB8"/>
    <w:rsid w:val="7D508374"/>
    <w:rsid w:val="7D7EEB8A"/>
    <w:rsid w:val="7D8370D5"/>
    <w:rsid w:val="7D93D062"/>
    <w:rsid w:val="7D99C646"/>
    <w:rsid w:val="7D9F41AC"/>
    <w:rsid w:val="7DABBD6F"/>
    <w:rsid w:val="7DC77E41"/>
    <w:rsid w:val="7DCF4A12"/>
    <w:rsid w:val="7DDD2AB6"/>
    <w:rsid w:val="7DE8F10F"/>
    <w:rsid w:val="7DFE86EB"/>
    <w:rsid w:val="7E0578D5"/>
    <w:rsid w:val="7E07B2CB"/>
    <w:rsid w:val="7E11D5CF"/>
    <w:rsid w:val="7E2FED35"/>
    <w:rsid w:val="7E302466"/>
    <w:rsid w:val="7E31CF15"/>
    <w:rsid w:val="7E4E85D8"/>
    <w:rsid w:val="7E523B37"/>
    <w:rsid w:val="7E58519E"/>
    <w:rsid w:val="7E5B2A74"/>
    <w:rsid w:val="7E655B62"/>
    <w:rsid w:val="7E65B0A6"/>
    <w:rsid w:val="7E65BEEC"/>
    <w:rsid w:val="7E6856D7"/>
    <w:rsid w:val="7E6EEBBA"/>
    <w:rsid w:val="7E79A739"/>
    <w:rsid w:val="7E870482"/>
    <w:rsid w:val="7E88866C"/>
    <w:rsid w:val="7E893533"/>
    <w:rsid w:val="7E985FF2"/>
    <w:rsid w:val="7E986B10"/>
    <w:rsid w:val="7EC0BEC3"/>
    <w:rsid w:val="7EC4678D"/>
    <w:rsid w:val="7ECB9676"/>
    <w:rsid w:val="7ECC50D9"/>
    <w:rsid w:val="7ED76CCD"/>
    <w:rsid w:val="7ED8C3FC"/>
    <w:rsid w:val="7EE395AE"/>
    <w:rsid w:val="7EE6970F"/>
    <w:rsid w:val="7EFAD6CB"/>
    <w:rsid w:val="7EFB0C0D"/>
    <w:rsid w:val="7F020936"/>
    <w:rsid w:val="7F106E2C"/>
    <w:rsid w:val="7F1FE50C"/>
    <w:rsid w:val="7F29464C"/>
    <w:rsid w:val="7F2EAE71"/>
    <w:rsid w:val="7F33CEBE"/>
    <w:rsid w:val="7F344EC8"/>
    <w:rsid w:val="7F3BB9D9"/>
    <w:rsid w:val="7F519EF9"/>
    <w:rsid w:val="7F6A7A46"/>
    <w:rsid w:val="7F6AEF57"/>
    <w:rsid w:val="7F6DE182"/>
    <w:rsid w:val="7F73939C"/>
    <w:rsid w:val="7F7BF82F"/>
    <w:rsid w:val="7F7D19D1"/>
    <w:rsid w:val="7F94BD3D"/>
    <w:rsid w:val="7FB1FB7C"/>
    <w:rsid w:val="7FBEC22D"/>
    <w:rsid w:val="7FBF92DA"/>
    <w:rsid w:val="7FC81C99"/>
    <w:rsid w:val="7FDE0A4A"/>
    <w:rsid w:val="7FE6729A"/>
    <w:rsid w:val="7FEA4533"/>
    <w:rsid w:val="7FED1662"/>
    <w:rsid w:val="7FF9ED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0639F"/>
  <w15:docId w15:val="{8BA8EEA8-BC49-414C-815C-2364FE866E4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Arial" w:hAnsi="Arial" w:eastAsia="Arial" w:cs="Arial"/>
        <w:color w:val="000000"/>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36B80"/>
    <w:pPr>
      <w:spacing w:line="276" w:lineRule="auto"/>
    </w:pPr>
  </w:style>
  <w:style w:type="paragraph" w:styleId="Heading1">
    <w:name w:val="heading 1"/>
    <w:basedOn w:val="Normal"/>
    <w:next w:val="Normal"/>
    <w:qFormat/>
    <w:rsid w:val="00936B80"/>
    <w:pPr>
      <w:keepNext/>
      <w:keepLines/>
      <w:numPr>
        <w:numId w:val="13"/>
      </w:numPr>
      <w:spacing w:before="400" w:after="120"/>
      <w:contextualSpacing/>
      <w:outlineLvl w:val="0"/>
    </w:pPr>
    <w:rPr>
      <w:sz w:val="40"/>
      <w:szCs w:val="40"/>
    </w:rPr>
  </w:style>
  <w:style w:type="paragraph" w:styleId="Heading2">
    <w:name w:val="heading 2"/>
    <w:basedOn w:val="Normal"/>
    <w:next w:val="Normal"/>
    <w:link w:val="Heading2Char"/>
    <w:uiPriority w:val="9"/>
    <w:qFormat/>
    <w:rsid w:val="002D23FC"/>
    <w:pPr>
      <w:keepNext/>
      <w:keepLines/>
      <w:numPr>
        <w:ilvl w:val="1"/>
        <w:numId w:val="13"/>
      </w:numPr>
      <w:spacing w:before="360" w:after="120"/>
      <w:contextualSpacing/>
      <w:outlineLvl w:val="1"/>
    </w:pPr>
    <w:rPr>
      <w:rFonts w:ascii="Cambria" w:hAnsi="Cambria"/>
      <w:sz w:val="32"/>
      <w:szCs w:val="32"/>
    </w:rPr>
  </w:style>
  <w:style w:type="paragraph" w:styleId="Heading3">
    <w:name w:val="heading 3"/>
    <w:basedOn w:val="Normal"/>
    <w:next w:val="Normal"/>
    <w:qFormat/>
    <w:rsid w:val="00936B80"/>
    <w:pPr>
      <w:keepNext/>
      <w:keepLines/>
      <w:numPr>
        <w:ilvl w:val="2"/>
        <w:numId w:val="13"/>
      </w:numPr>
      <w:spacing w:before="320" w:after="80"/>
      <w:contextualSpacing/>
      <w:outlineLvl w:val="2"/>
    </w:pPr>
    <w:rPr>
      <w:color w:val="434343"/>
      <w:sz w:val="28"/>
      <w:szCs w:val="28"/>
    </w:rPr>
  </w:style>
  <w:style w:type="paragraph" w:styleId="Heading4">
    <w:name w:val="heading 4"/>
    <w:basedOn w:val="Normal"/>
    <w:next w:val="Normal"/>
    <w:qFormat/>
    <w:rsid w:val="00936B80"/>
    <w:pPr>
      <w:keepNext/>
      <w:keepLines/>
      <w:numPr>
        <w:ilvl w:val="3"/>
        <w:numId w:val="13"/>
      </w:numPr>
      <w:spacing w:before="280" w:after="80"/>
      <w:contextualSpacing/>
      <w:outlineLvl w:val="3"/>
    </w:pPr>
    <w:rPr>
      <w:color w:val="666666"/>
      <w:sz w:val="24"/>
      <w:szCs w:val="24"/>
    </w:rPr>
  </w:style>
  <w:style w:type="paragraph" w:styleId="Heading5">
    <w:name w:val="heading 5"/>
    <w:basedOn w:val="Normal"/>
    <w:next w:val="Normal"/>
    <w:qFormat/>
    <w:rsid w:val="00936B80"/>
    <w:pPr>
      <w:keepNext/>
      <w:keepLines/>
      <w:numPr>
        <w:ilvl w:val="4"/>
        <w:numId w:val="13"/>
      </w:numPr>
      <w:spacing w:before="240" w:after="80"/>
      <w:contextualSpacing/>
      <w:outlineLvl w:val="4"/>
    </w:pPr>
    <w:rPr>
      <w:color w:val="666666"/>
    </w:rPr>
  </w:style>
  <w:style w:type="paragraph" w:styleId="Heading6">
    <w:name w:val="heading 6"/>
    <w:basedOn w:val="Normal"/>
    <w:next w:val="Normal"/>
    <w:qFormat/>
    <w:rsid w:val="00936B80"/>
    <w:pPr>
      <w:keepNext/>
      <w:keepLines/>
      <w:numPr>
        <w:ilvl w:val="5"/>
        <w:numId w:val="13"/>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2C7C0C"/>
    <w:pPr>
      <w:keepNext/>
      <w:keepLines/>
      <w:numPr>
        <w:ilvl w:val="6"/>
        <w:numId w:val="13"/>
      </w:numPr>
      <w:spacing w:before="20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2C7C0C"/>
    <w:pPr>
      <w:keepNext/>
      <w:keepLines/>
      <w:numPr>
        <w:ilvl w:val="7"/>
        <w:numId w:val="13"/>
      </w:numPr>
      <w:spacing w:before="20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7C0C"/>
    <w:pPr>
      <w:keepNext/>
      <w:keepLines/>
      <w:numPr>
        <w:ilvl w:val="8"/>
        <w:numId w:val="13"/>
      </w:numPr>
      <w:spacing w:before="20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qFormat/>
    <w:rsid w:val="00F84C3B"/>
    <w:rPr>
      <w:sz w:val="52"/>
      <w:szCs w:val="52"/>
    </w:rPr>
  </w:style>
  <w:style w:type="character" w:styleId="Heading7Char" w:customStyle="1">
    <w:name w:val="Heading 7 Char"/>
    <w:basedOn w:val="DefaultParagraphFont"/>
    <w:link w:val="Heading7"/>
    <w:uiPriority w:val="9"/>
    <w:semiHidden/>
    <w:qFormat/>
    <w:rsid w:val="002C7C0C"/>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qFormat/>
    <w:rsid w:val="002C7C0C"/>
    <w:rPr>
      <w:rFonts w:asciiTheme="majorHAnsi" w:hAnsiTheme="majorHAnsi" w:eastAsiaTheme="majorEastAsia" w:cstheme="majorBidi"/>
      <w:color w:val="404040" w:themeColor="text1" w:themeTint="BF"/>
      <w:sz w:val="20"/>
      <w:szCs w:val="20"/>
    </w:rPr>
  </w:style>
  <w:style w:type="character" w:styleId="Heading9Char" w:customStyle="1">
    <w:name w:val="Heading 9 Char"/>
    <w:basedOn w:val="DefaultParagraphFont"/>
    <w:link w:val="Heading9"/>
    <w:uiPriority w:val="9"/>
    <w:semiHidden/>
    <w:qFormat/>
    <w:rsid w:val="002C7C0C"/>
    <w:rPr>
      <w:rFonts w:asciiTheme="majorHAnsi" w:hAnsiTheme="majorHAnsi" w:eastAsiaTheme="majorEastAsia" w:cstheme="majorBidi"/>
      <w:i/>
      <w:iCs/>
      <w:color w:val="404040" w:themeColor="text1" w:themeTint="BF"/>
      <w:sz w:val="20"/>
      <w:szCs w:val="20"/>
    </w:rPr>
  </w:style>
  <w:style w:type="character" w:styleId="Heading2Char" w:customStyle="1">
    <w:name w:val="Heading 2 Char"/>
    <w:basedOn w:val="DefaultParagraphFont"/>
    <w:link w:val="Heading2"/>
    <w:uiPriority w:val="9"/>
    <w:qFormat/>
    <w:rsid w:val="002D23FC"/>
    <w:rPr>
      <w:rFonts w:ascii="Cambria" w:hAnsi="Cambria"/>
      <w:sz w:val="32"/>
      <w:szCs w:val="32"/>
    </w:rPr>
  </w:style>
  <w:style w:type="character" w:styleId="BalloonTextChar" w:customStyle="1">
    <w:name w:val="Balloon Text Char"/>
    <w:basedOn w:val="DefaultParagraphFont"/>
    <w:link w:val="BalloonText"/>
    <w:uiPriority w:val="99"/>
    <w:semiHidden/>
    <w:qFormat/>
    <w:rsid w:val="00806528"/>
    <w:rPr>
      <w:rFonts w:ascii="Lucida Grande" w:hAnsi="Lucida Grande" w:cs="Lucida Grande"/>
      <w:sz w:val="18"/>
      <w:szCs w:val="18"/>
    </w:rPr>
  </w:style>
  <w:style w:type="character" w:styleId="HeaderChar" w:customStyle="1">
    <w:name w:val="Header Char"/>
    <w:basedOn w:val="DefaultParagraphFont"/>
    <w:link w:val="Header"/>
    <w:uiPriority w:val="99"/>
    <w:qFormat/>
    <w:rsid w:val="00D80656"/>
  </w:style>
  <w:style w:type="character" w:styleId="FooterChar" w:customStyle="1">
    <w:name w:val="Footer Char"/>
    <w:basedOn w:val="DefaultParagraphFont"/>
    <w:link w:val="Footer"/>
    <w:uiPriority w:val="99"/>
    <w:qFormat/>
    <w:rsid w:val="00D80656"/>
  </w:style>
  <w:style w:type="character" w:styleId="InternetLink" w:customStyle="1">
    <w:name w:val="Internet Link"/>
    <w:basedOn w:val="DefaultParagraphFont"/>
    <w:uiPriority w:val="99"/>
    <w:unhideWhenUsed/>
    <w:rsid w:val="00A02067"/>
    <w:rPr>
      <w:color w:val="0563C1" w:themeColor="hyperlink"/>
      <w:u w:val="single"/>
    </w:rPr>
  </w:style>
  <w:style w:type="character" w:styleId="normaltextrun" w:customStyle="1">
    <w:name w:val="normaltextrun"/>
    <w:basedOn w:val="DefaultParagraphFont"/>
    <w:qFormat/>
    <w:rsid w:val="00187884"/>
  </w:style>
  <w:style w:type="character" w:styleId="eop" w:customStyle="1">
    <w:name w:val="eop"/>
    <w:basedOn w:val="DefaultParagraphFont"/>
    <w:qFormat/>
    <w:rsid w:val="00187884"/>
  </w:style>
  <w:style w:type="character" w:styleId="spellingerror" w:customStyle="1">
    <w:name w:val="spellingerror"/>
    <w:basedOn w:val="DefaultParagraphFont"/>
    <w:qFormat/>
    <w:rsid w:val="00187884"/>
  </w:style>
  <w:style w:type="character" w:styleId="ListLabel1" w:customStyle="1">
    <w:name w:val="ListLabel 1"/>
    <w:qFormat/>
    <w:rsid w:val="0052736B"/>
    <w:rPr>
      <w:u w:val="none"/>
    </w:rPr>
  </w:style>
  <w:style w:type="character" w:styleId="ListLabel2" w:customStyle="1">
    <w:name w:val="ListLabel 2"/>
    <w:qFormat/>
    <w:rsid w:val="0052736B"/>
    <w:rPr>
      <w:u w:val="none"/>
    </w:rPr>
  </w:style>
  <w:style w:type="character" w:styleId="ListLabel3" w:customStyle="1">
    <w:name w:val="ListLabel 3"/>
    <w:qFormat/>
    <w:rsid w:val="0052736B"/>
    <w:rPr>
      <w:u w:val="none"/>
    </w:rPr>
  </w:style>
  <w:style w:type="character" w:styleId="ListLabel4" w:customStyle="1">
    <w:name w:val="ListLabel 4"/>
    <w:qFormat/>
    <w:rsid w:val="0052736B"/>
    <w:rPr>
      <w:u w:val="none"/>
    </w:rPr>
  </w:style>
  <w:style w:type="character" w:styleId="ListLabel5" w:customStyle="1">
    <w:name w:val="ListLabel 5"/>
    <w:qFormat/>
    <w:rsid w:val="0052736B"/>
    <w:rPr>
      <w:u w:val="none"/>
    </w:rPr>
  </w:style>
  <w:style w:type="character" w:styleId="ListLabel6" w:customStyle="1">
    <w:name w:val="ListLabel 6"/>
    <w:qFormat/>
    <w:rsid w:val="0052736B"/>
    <w:rPr>
      <w:u w:val="none"/>
    </w:rPr>
  </w:style>
  <w:style w:type="character" w:styleId="ListLabel7" w:customStyle="1">
    <w:name w:val="ListLabel 7"/>
    <w:qFormat/>
    <w:rsid w:val="0052736B"/>
    <w:rPr>
      <w:u w:val="none"/>
    </w:rPr>
  </w:style>
  <w:style w:type="character" w:styleId="ListLabel8" w:customStyle="1">
    <w:name w:val="ListLabel 8"/>
    <w:qFormat/>
    <w:rsid w:val="0052736B"/>
    <w:rPr>
      <w:u w:val="none"/>
    </w:rPr>
  </w:style>
  <w:style w:type="character" w:styleId="ListLabel9" w:customStyle="1">
    <w:name w:val="ListLabel 9"/>
    <w:qFormat/>
    <w:rsid w:val="0052736B"/>
    <w:rPr>
      <w:u w:val="none"/>
    </w:rPr>
  </w:style>
  <w:style w:type="character" w:styleId="ListLabel10" w:customStyle="1">
    <w:name w:val="ListLabel 10"/>
    <w:qFormat/>
    <w:rsid w:val="0052736B"/>
    <w:rPr>
      <w:u w:val="none"/>
    </w:rPr>
  </w:style>
  <w:style w:type="character" w:styleId="ListLabel11" w:customStyle="1">
    <w:name w:val="ListLabel 11"/>
    <w:qFormat/>
    <w:rsid w:val="0052736B"/>
    <w:rPr>
      <w:u w:val="none"/>
    </w:rPr>
  </w:style>
  <w:style w:type="character" w:styleId="ListLabel12" w:customStyle="1">
    <w:name w:val="ListLabel 12"/>
    <w:qFormat/>
    <w:rsid w:val="0052736B"/>
    <w:rPr>
      <w:u w:val="none"/>
    </w:rPr>
  </w:style>
  <w:style w:type="character" w:styleId="ListLabel13" w:customStyle="1">
    <w:name w:val="ListLabel 13"/>
    <w:qFormat/>
    <w:rsid w:val="0052736B"/>
    <w:rPr>
      <w:u w:val="none"/>
    </w:rPr>
  </w:style>
  <w:style w:type="character" w:styleId="ListLabel14" w:customStyle="1">
    <w:name w:val="ListLabel 14"/>
    <w:qFormat/>
    <w:rsid w:val="0052736B"/>
    <w:rPr>
      <w:u w:val="none"/>
    </w:rPr>
  </w:style>
  <w:style w:type="character" w:styleId="ListLabel15" w:customStyle="1">
    <w:name w:val="ListLabel 15"/>
    <w:qFormat/>
    <w:rsid w:val="0052736B"/>
    <w:rPr>
      <w:u w:val="none"/>
    </w:rPr>
  </w:style>
  <w:style w:type="character" w:styleId="ListLabel16" w:customStyle="1">
    <w:name w:val="ListLabel 16"/>
    <w:qFormat/>
    <w:rsid w:val="0052736B"/>
    <w:rPr>
      <w:u w:val="none"/>
    </w:rPr>
  </w:style>
  <w:style w:type="character" w:styleId="ListLabel17" w:customStyle="1">
    <w:name w:val="ListLabel 17"/>
    <w:qFormat/>
    <w:rsid w:val="0052736B"/>
    <w:rPr>
      <w:u w:val="none"/>
    </w:rPr>
  </w:style>
  <w:style w:type="character" w:styleId="ListLabel18" w:customStyle="1">
    <w:name w:val="ListLabel 18"/>
    <w:qFormat/>
    <w:rsid w:val="0052736B"/>
    <w:rPr>
      <w:u w:val="none"/>
    </w:rPr>
  </w:style>
  <w:style w:type="character" w:styleId="ListLabel19" w:customStyle="1">
    <w:name w:val="ListLabel 19"/>
    <w:qFormat/>
    <w:rsid w:val="0052736B"/>
    <w:rPr>
      <w:u w:val="none"/>
    </w:rPr>
  </w:style>
  <w:style w:type="character" w:styleId="ListLabel20" w:customStyle="1">
    <w:name w:val="ListLabel 20"/>
    <w:qFormat/>
    <w:rsid w:val="0052736B"/>
    <w:rPr>
      <w:u w:val="none"/>
    </w:rPr>
  </w:style>
  <w:style w:type="character" w:styleId="ListLabel21" w:customStyle="1">
    <w:name w:val="ListLabel 21"/>
    <w:qFormat/>
    <w:rsid w:val="0052736B"/>
    <w:rPr>
      <w:u w:val="none"/>
    </w:rPr>
  </w:style>
  <w:style w:type="character" w:styleId="ListLabel22" w:customStyle="1">
    <w:name w:val="ListLabel 22"/>
    <w:qFormat/>
    <w:rsid w:val="0052736B"/>
    <w:rPr>
      <w:u w:val="none"/>
    </w:rPr>
  </w:style>
  <w:style w:type="character" w:styleId="ListLabel23" w:customStyle="1">
    <w:name w:val="ListLabel 23"/>
    <w:qFormat/>
    <w:rsid w:val="0052736B"/>
    <w:rPr>
      <w:u w:val="none"/>
    </w:rPr>
  </w:style>
  <w:style w:type="character" w:styleId="ListLabel24" w:customStyle="1">
    <w:name w:val="ListLabel 24"/>
    <w:qFormat/>
    <w:rsid w:val="0052736B"/>
    <w:rPr>
      <w:u w:val="none"/>
    </w:rPr>
  </w:style>
  <w:style w:type="character" w:styleId="ListLabel25" w:customStyle="1">
    <w:name w:val="ListLabel 25"/>
    <w:qFormat/>
    <w:rsid w:val="0052736B"/>
    <w:rPr>
      <w:u w:val="none"/>
    </w:rPr>
  </w:style>
  <w:style w:type="character" w:styleId="ListLabel26" w:customStyle="1">
    <w:name w:val="ListLabel 26"/>
    <w:qFormat/>
    <w:rsid w:val="0052736B"/>
    <w:rPr>
      <w:u w:val="none"/>
    </w:rPr>
  </w:style>
  <w:style w:type="character" w:styleId="ListLabel27" w:customStyle="1">
    <w:name w:val="ListLabel 27"/>
    <w:qFormat/>
    <w:rsid w:val="0052736B"/>
    <w:rPr>
      <w:u w:val="none"/>
    </w:rPr>
  </w:style>
  <w:style w:type="character" w:styleId="ListLabel28" w:customStyle="1">
    <w:name w:val="ListLabel 28"/>
    <w:qFormat/>
    <w:rsid w:val="0052736B"/>
    <w:rPr>
      <w:u w:val="none"/>
    </w:rPr>
  </w:style>
  <w:style w:type="character" w:styleId="ListLabel29" w:customStyle="1">
    <w:name w:val="ListLabel 29"/>
    <w:qFormat/>
    <w:rsid w:val="0052736B"/>
    <w:rPr>
      <w:u w:val="none"/>
    </w:rPr>
  </w:style>
  <w:style w:type="character" w:styleId="ListLabel30" w:customStyle="1">
    <w:name w:val="ListLabel 30"/>
    <w:qFormat/>
    <w:rsid w:val="0052736B"/>
    <w:rPr>
      <w:u w:val="none"/>
    </w:rPr>
  </w:style>
  <w:style w:type="character" w:styleId="ListLabel31" w:customStyle="1">
    <w:name w:val="ListLabel 31"/>
    <w:qFormat/>
    <w:rsid w:val="0052736B"/>
    <w:rPr>
      <w:u w:val="none"/>
    </w:rPr>
  </w:style>
  <w:style w:type="character" w:styleId="ListLabel32" w:customStyle="1">
    <w:name w:val="ListLabel 32"/>
    <w:qFormat/>
    <w:rsid w:val="0052736B"/>
    <w:rPr>
      <w:u w:val="none"/>
    </w:rPr>
  </w:style>
  <w:style w:type="character" w:styleId="ListLabel33" w:customStyle="1">
    <w:name w:val="ListLabel 33"/>
    <w:qFormat/>
    <w:rsid w:val="0052736B"/>
    <w:rPr>
      <w:u w:val="none"/>
    </w:rPr>
  </w:style>
  <w:style w:type="character" w:styleId="ListLabel34" w:customStyle="1">
    <w:name w:val="ListLabel 34"/>
    <w:qFormat/>
    <w:rsid w:val="0052736B"/>
    <w:rPr>
      <w:u w:val="none"/>
    </w:rPr>
  </w:style>
  <w:style w:type="character" w:styleId="ListLabel35" w:customStyle="1">
    <w:name w:val="ListLabel 35"/>
    <w:qFormat/>
    <w:rsid w:val="0052736B"/>
    <w:rPr>
      <w:u w:val="none"/>
    </w:rPr>
  </w:style>
  <w:style w:type="character" w:styleId="ListLabel36" w:customStyle="1">
    <w:name w:val="ListLabel 36"/>
    <w:qFormat/>
    <w:rsid w:val="0052736B"/>
    <w:rPr>
      <w:u w:val="none"/>
    </w:rPr>
  </w:style>
  <w:style w:type="character" w:styleId="ListLabel37" w:customStyle="1">
    <w:name w:val="ListLabel 37"/>
    <w:qFormat/>
    <w:rsid w:val="0052736B"/>
    <w:rPr>
      <w:u w:val="none"/>
    </w:rPr>
  </w:style>
  <w:style w:type="character" w:styleId="ListLabel38" w:customStyle="1">
    <w:name w:val="ListLabel 38"/>
    <w:qFormat/>
    <w:rsid w:val="0052736B"/>
    <w:rPr>
      <w:u w:val="none"/>
    </w:rPr>
  </w:style>
  <w:style w:type="character" w:styleId="ListLabel39" w:customStyle="1">
    <w:name w:val="ListLabel 39"/>
    <w:qFormat/>
    <w:rsid w:val="0052736B"/>
    <w:rPr>
      <w:u w:val="none"/>
    </w:rPr>
  </w:style>
  <w:style w:type="character" w:styleId="ListLabel40" w:customStyle="1">
    <w:name w:val="ListLabel 40"/>
    <w:qFormat/>
    <w:rsid w:val="0052736B"/>
    <w:rPr>
      <w:u w:val="none"/>
    </w:rPr>
  </w:style>
  <w:style w:type="character" w:styleId="ListLabel41" w:customStyle="1">
    <w:name w:val="ListLabel 41"/>
    <w:qFormat/>
    <w:rsid w:val="0052736B"/>
    <w:rPr>
      <w:u w:val="none"/>
    </w:rPr>
  </w:style>
  <w:style w:type="character" w:styleId="ListLabel42" w:customStyle="1">
    <w:name w:val="ListLabel 42"/>
    <w:qFormat/>
    <w:rsid w:val="0052736B"/>
    <w:rPr>
      <w:u w:val="none"/>
    </w:rPr>
  </w:style>
  <w:style w:type="character" w:styleId="ListLabel43" w:customStyle="1">
    <w:name w:val="ListLabel 43"/>
    <w:qFormat/>
    <w:rsid w:val="0052736B"/>
    <w:rPr>
      <w:u w:val="none"/>
    </w:rPr>
  </w:style>
  <w:style w:type="character" w:styleId="ListLabel44" w:customStyle="1">
    <w:name w:val="ListLabel 44"/>
    <w:qFormat/>
    <w:rsid w:val="0052736B"/>
    <w:rPr>
      <w:u w:val="none"/>
    </w:rPr>
  </w:style>
  <w:style w:type="character" w:styleId="ListLabel45" w:customStyle="1">
    <w:name w:val="ListLabel 45"/>
    <w:qFormat/>
    <w:rsid w:val="0052736B"/>
    <w:rPr>
      <w:u w:val="none"/>
    </w:rPr>
  </w:style>
  <w:style w:type="character" w:styleId="ListLabel46" w:customStyle="1">
    <w:name w:val="ListLabel 46"/>
    <w:qFormat/>
    <w:rsid w:val="0052736B"/>
    <w:rPr>
      <w:u w:val="none"/>
    </w:rPr>
  </w:style>
  <w:style w:type="character" w:styleId="ListLabel47" w:customStyle="1">
    <w:name w:val="ListLabel 47"/>
    <w:qFormat/>
    <w:rsid w:val="0052736B"/>
    <w:rPr>
      <w:u w:val="none"/>
    </w:rPr>
  </w:style>
  <w:style w:type="character" w:styleId="ListLabel48" w:customStyle="1">
    <w:name w:val="ListLabel 48"/>
    <w:qFormat/>
    <w:rsid w:val="0052736B"/>
    <w:rPr>
      <w:u w:val="none"/>
    </w:rPr>
  </w:style>
  <w:style w:type="character" w:styleId="ListLabel49" w:customStyle="1">
    <w:name w:val="ListLabel 49"/>
    <w:qFormat/>
    <w:rsid w:val="0052736B"/>
    <w:rPr>
      <w:u w:val="none"/>
    </w:rPr>
  </w:style>
  <w:style w:type="character" w:styleId="ListLabel50" w:customStyle="1">
    <w:name w:val="ListLabel 50"/>
    <w:qFormat/>
    <w:rsid w:val="0052736B"/>
    <w:rPr>
      <w:u w:val="none"/>
    </w:rPr>
  </w:style>
  <w:style w:type="character" w:styleId="ListLabel51" w:customStyle="1">
    <w:name w:val="ListLabel 51"/>
    <w:qFormat/>
    <w:rsid w:val="0052736B"/>
    <w:rPr>
      <w:u w:val="none"/>
    </w:rPr>
  </w:style>
  <w:style w:type="character" w:styleId="ListLabel52" w:customStyle="1">
    <w:name w:val="ListLabel 52"/>
    <w:qFormat/>
    <w:rsid w:val="0052736B"/>
    <w:rPr>
      <w:u w:val="none"/>
    </w:rPr>
  </w:style>
  <w:style w:type="character" w:styleId="ListLabel53" w:customStyle="1">
    <w:name w:val="ListLabel 53"/>
    <w:qFormat/>
    <w:rsid w:val="0052736B"/>
    <w:rPr>
      <w:u w:val="none"/>
    </w:rPr>
  </w:style>
  <w:style w:type="character" w:styleId="ListLabel54" w:customStyle="1">
    <w:name w:val="ListLabel 54"/>
    <w:qFormat/>
    <w:rsid w:val="0052736B"/>
    <w:rPr>
      <w:u w:val="none"/>
    </w:rPr>
  </w:style>
  <w:style w:type="character" w:styleId="ListLabel55" w:customStyle="1">
    <w:name w:val="ListLabel 55"/>
    <w:qFormat/>
    <w:rsid w:val="0052736B"/>
    <w:rPr>
      <w:u w:val="none"/>
    </w:rPr>
  </w:style>
  <w:style w:type="character" w:styleId="ListLabel56" w:customStyle="1">
    <w:name w:val="ListLabel 56"/>
    <w:qFormat/>
    <w:rsid w:val="0052736B"/>
    <w:rPr>
      <w:u w:val="none"/>
    </w:rPr>
  </w:style>
  <w:style w:type="character" w:styleId="ListLabel57" w:customStyle="1">
    <w:name w:val="ListLabel 57"/>
    <w:qFormat/>
    <w:rsid w:val="0052736B"/>
    <w:rPr>
      <w:u w:val="none"/>
    </w:rPr>
  </w:style>
  <w:style w:type="character" w:styleId="ListLabel58" w:customStyle="1">
    <w:name w:val="ListLabel 58"/>
    <w:qFormat/>
    <w:rsid w:val="0052736B"/>
    <w:rPr>
      <w:u w:val="none"/>
    </w:rPr>
  </w:style>
  <w:style w:type="character" w:styleId="ListLabel59" w:customStyle="1">
    <w:name w:val="ListLabel 59"/>
    <w:qFormat/>
    <w:rsid w:val="0052736B"/>
    <w:rPr>
      <w:u w:val="none"/>
    </w:rPr>
  </w:style>
  <w:style w:type="character" w:styleId="ListLabel60" w:customStyle="1">
    <w:name w:val="ListLabel 60"/>
    <w:qFormat/>
    <w:rsid w:val="0052736B"/>
    <w:rPr>
      <w:u w:val="none"/>
    </w:rPr>
  </w:style>
  <w:style w:type="character" w:styleId="ListLabel61" w:customStyle="1">
    <w:name w:val="ListLabel 61"/>
    <w:qFormat/>
    <w:rsid w:val="0052736B"/>
    <w:rPr>
      <w:u w:val="none"/>
    </w:rPr>
  </w:style>
  <w:style w:type="character" w:styleId="ListLabel62" w:customStyle="1">
    <w:name w:val="ListLabel 62"/>
    <w:qFormat/>
    <w:rsid w:val="0052736B"/>
    <w:rPr>
      <w:u w:val="none"/>
    </w:rPr>
  </w:style>
  <w:style w:type="character" w:styleId="ListLabel63" w:customStyle="1">
    <w:name w:val="ListLabel 63"/>
    <w:qFormat/>
    <w:rsid w:val="0052736B"/>
    <w:rPr>
      <w:u w:val="none"/>
    </w:rPr>
  </w:style>
  <w:style w:type="character" w:styleId="ListLabel64" w:customStyle="1">
    <w:name w:val="ListLabel 64"/>
    <w:qFormat/>
    <w:rsid w:val="0052736B"/>
    <w:rPr>
      <w:rFonts w:cs="Courier New"/>
    </w:rPr>
  </w:style>
  <w:style w:type="character" w:styleId="ListLabel65" w:customStyle="1">
    <w:name w:val="ListLabel 65"/>
    <w:qFormat/>
    <w:rsid w:val="0052736B"/>
    <w:rPr>
      <w:rFonts w:cs="Courier New"/>
    </w:rPr>
  </w:style>
  <w:style w:type="character" w:styleId="ListLabel66" w:customStyle="1">
    <w:name w:val="ListLabel 66"/>
    <w:qFormat/>
    <w:rsid w:val="0052736B"/>
    <w:rPr>
      <w:rFonts w:cs="Courier New"/>
    </w:rPr>
  </w:style>
  <w:style w:type="character" w:styleId="ListLabel67" w:customStyle="1">
    <w:name w:val="ListLabel 67"/>
    <w:qFormat/>
    <w:rsid w:val="0052736B"/>
    <w:rPr>
      <w:rFonts w:cs="Courier New"/>
    </w:rPr>
  </w:style>
  <w:style w:type="character" w:styleId="ListLabel68" w:customStyle="1">
    <w:name w:val="ListLabel 68"/>
    <w:qFormat/>
    <w:rsid w:val="0052736B"/>
    <w:rPr>
      <w:rFonts w:cs="Courier New"/>
    </w:rPr>
  </w:style>
  <w:style w:type="character" w:styleId="ListLabel69" w:customStyle="1">
    <w:name w:val="ListLabel 69"/>
    <w:qFormat/>
    <w:rsid w:val="0052736B"/>
    <w:rPr>
      <w:rFonts w:cs="Courier New"/>
    </w:rPr>
  </w:style>
  <w:style w:type="character" w:styleId="ListLabel70" w:customStyle="1">
    <w:name w:val="ListLabel 70"/>
    <w:qFormat/>
    <w:rsid w:val="0052736B"/>
    <w:rPr>
      <w:u w:val="none"/>
    </w:rPr>
  </w:style>
  <w:style w:type="character" w:styleId="ListLabel71" w:customStyle="1">
    <w:name w:val="ListLabel 71"/>
    <w:qFormat/>
    <w:rsid w:val="0052736B"/>
    <w:rPr>
      <w:u w:val="none"/>
    </w:rPr>
  </w:style>
  <w:style w:type="character" w:styleId="ListLabel72" w:customStyle="1">
    <w:name w:val="ListLabel 72"/>
    <w:qFormat/>
    <w:rsid w:val="0052736B"/>
    <w:rPr>
      <w:u w:val="none"/>
    </w:rPr>
  </w:style>
  <w:style w:type="character" w:styleId="ListLabel73" w:customStyle="1">
    <w:name w:val="ListLabel 73"/>
    <w:qFormat/>
    <w:rsid w:val="0052736B"/>
    <w:rPr>
      <w:u w:val="none"/>
    </w:rPr>
  </w:style>
  <w:style w:type="character" w:styleId="ListLabel74" w:customStyle="1">
    <w:name w:val="ListLabel 74"/>
    <w:qFormat/>
    <w:rsid w:val="0052736B"/>
    <w:rPr>
      <w:u w:val="none"/>
    </w:rPr>
  </w:style>
  <w:style w:type="character" w:styleId="ListLabel75" w:customStyle="1">
    <w:name w:val="ListLabel 75"/>
    <w:qFormat/>
    <w:rsid w:val="0052736B"/>
    <w:rPr>
      <w:u w:val="none"/>
    </w:rPr>
  </w:style>
  <w:style w:type="character" w:styleId="ListLabel76" w:customStyle="1">
    <w:name w:val="ListLabel 76"/>
    <w:qFormat/>
    <w:rsid w:val="0052736B"/>
    <w:rPr>
      <w:u w:val="none"/>
    </w:rPr>
  </w:style>
  <w:style w:type="character" w:styleId="ListLabel77" w:customStyle="1">
    <w:name w:val="ListLabel 77"/>
    <w:qFormat/>
    <w:rsid w:val="0052736B"/>
    <w:rPr>
      <w:u w:val="none"/>
    </w:rPr>
  </w:style>
  <w:style w:type="character" w:styleId="ListLabel78" w:customStyle="1">
    <w:name w:val="ListLabel 78"/>
    <w:qFormat/>
    <w:rsid w:val="0052736B"/>
    <w:rPr>
      <w:u w:val="none"/>
    </w:rPr>
  </w:style>
  <w:style w:type="character" w:styleId="IndexLink" w:customStyle="1">
    <w:name w:val="Index Link"/>
    <w:qFormat/>
    <w:rsid w:val="0052736B"/>
  </w:style>
  <w:style w:type="paragraph" w:styleId="Heading" w:customStyle="1">
    <w:name w:val="Heading"/>
    <w:basedOn w:val="Normal"/>
    <w:next w:val="BodyText"/>
    <w:qFormat/>
    <w:rsid w:val="0052736B"/>
    <w:pPr>
      <w:keepNext/>
      <w:spacing w:before="240" w:after="120"/>
    </w:pPr>
    <w:rPr>
      <w:rFonts w:ascii="Liberation Sans" w:hAnsi="Liberation Sans" w:eastAsia="Noto Sans CJK SC Regular" w:cs="FreeSans"/>
      <w:sz w:val="28"/>
      <w:szCs w:val="28"/>
    </w:rPr>
  </w:style>
  <w:style w:type="paragraph" w:styleId="BodyText">
    <w:name w:val="Body Text"/>
    <w:basedOn w:val="Normal"/>
    <w:rsid w:val="0052736B"/>
    <w:pPr>
      <w:spacing w:after="140" w:line="288" w:lineRule="auto"/>
    </w:pPr>
  </w:style>
  <w:style w:type="paragraph" w:styleId="List">
    <w:name w:val="List"/>
    <w:basedOn w:val="BodyText"/>
    <w:rsid w:val="0052736B"/>
    <w:rPr>
      <w:rFonts w:cs="FreeSans"/>
    </w:rPr>
  </w:style>
  <w:style w:type="paragraph" w:styleId="Caption">
    <w:name w:val="caption"/>
    <w:basedOn w:val="Normal"/>
    <w:qFormat/>
    <w:rsid w:val="0052736B"/>
    <w:pPr>
      <w:suppressLineNumbers/>
      <w:spacing w:before="120" w:after="120"/>
    </w:pPr>
    <w:rPr>
      <w:rFonts w:cs="FreeSans"/>
      <w:i/>
      <w:iCs/>
      <w:sz w:val="24"/>
      <w:szCs w:val="24"/>
    </w:rPr>
  </w:style>
  <w:style w:type="paragraph" w:styleId="Index" w:customStyle="1">
    <w:name w:val="Index"/>
    <w:basedOn w:val="Normal"/>
    <w:qFormat/>
    <w:rsid w:val="0052736B"/>
    <w:pPr>
      <w:suppressLineNumbers/>
    </w:pPr>
    <w:rPr>
      <w:rFonts w:cs="FreeSans"/>
    </w:rPr>
  </w:style>
  <w:style w:type="paragraph" w:styleId="Title">
    <w:name w:val="Title"/>
    <w:basedOn w:val="Normal"/>
    <w:next w:val="Normal"/>
    <w:link w:val="TitleChar"/>
    <w:uiPriority w:val="10"/>
    <w:qFormat/>
    <w:rsid w:val="00936B80"/>
    <w:pPr>
      <w:keepNext/>
      <w:keepLines/>
      <w:spacing w:after="60"/>
      <w:contextualSpacing/>
    </w:pPr>
    <w:rPr>
      <w:sz w:val="52"/>
      <w:szCs w:val="52"/>
    </w:rPr>
  </w:style>
  <w:style w:type="paragraph" w:styleId="Subtitle">
    <w:name w:val="Subtitle"/>
    <w:basedOn w:val="Normal"/>
    <w:next w:val="Normal"/>
    <w:qFormat/>
    <w:rsid w:val="00936B80"/>
    <w:pPr>
      <w:keepNext/>
      <w:keepLines/>
      <w:spacing w:after="320"/>
      <w:contextualSpacing/>
    </w:pPr>
    <w:rPr>
      <w:color w:val="666666"/>
      <w:sz w:val="30"/>
      <w:szCs w:val="30"/>
    </w:rPr>
  </w:style>
  <w:style w:type="paragraph" w:styleId="ListParagraph">
    <w:name w:val="List Paragraph"/>
    <w:basedOn w:val="Normal"/>
    <w:uiPriority w:val="34"/>
    <w:qFormat/>
    <w:rsid w:val="00582C40"/>
    <w:pPr>
      <w:ind w:left="720"/>
      <w:contextualSpacing/>
    </w:pPr>
  </w:style>
  <w:style w:type="paragraph" w:styleId="Normal1" w:customStyle="1">
    <w:name w:val="Normal1"/>
    <w:qFormat/>
    <w:rsid w:val="00F84C3B"/>
  </w:style>
  <w:style w:type="paragraph" w:styleId="BalloonText">
    <w:name w:val="Balloon Text"/>
    <w:basedOn w:val="Normal"/>
    <w:link w:val="BalloonTextChar"/>
    <w:uiPriority w:val="99"/>
    <w:semiHidden/>
    <w:unhideWhenUsed/>
    <w:qFormat/>
    <w:rsid w:val="00806528"/>
    <w:pPr>
      <w:spacing w:line="240" w:lineRule="auto"/>
    </w:pPr>
    <w:rPr>
      <w:rFonts w:ascii="Lucida Grande" w:hAnsi="Lucida Grande" w:cs="Lucida Grande"/>
      <w:sz w:val="18"/>
      <w:szCs w:val="18"/>
    </w:rPr>
  </w:style>
  <w:style w:type="paragraph" w:styleId="TOC1">
    <w:name w:val="toc 1"/>
    <w:basedOn w:val="Normal"/>
    <w:next w:val="Normal"/>
    <w:autoRedefine/>
    <w:uiPriority w:val="39"/>
    <w:unhideWhenUsed/>
    <w:rsid w:val="00CF7A50"/>
    <w:pPr>
      <w:tabs>
        <w:tab w:val="left" w:pos="362"/>
        <w:tab w:val="right" w:leader="dot" w:pos="9350"/>
      </w:tabs>
    </w:pPr>
    <w:rPr>
      <w:rFonts w:ascii="Cambria" w:hAnsi="Cambria"/>
    </w:rPr>
  </w:style>
  <w:style w:type="paragraph" w:styleId="TOC2">
    <w:name w:val="toc 2"/>
    <w:basedOn w:val="Normal"/>
    <w:next w:val="Normal"/>
    <w:autoRedefine/>
    <w:uiPriority w:val="39"/>
    <w:unhideWhenUsed/>
    <w:rsid w:val="00A02067"/>
    <w:pPr>
      <w:ind w:left="220"/>
    </w:pPr>
    <w:rPr>
      <w:rFonts w:ascii="Cambria" w:hAnsi="Cambria"/>
      <w:sz w:val="20"/>
    </w:rPr>
  </w:style>
  <w:style w:type="paragraph" w:styleId="TOC3">
    <w:name w:val="toc 3"/>
    <w:basedOn w:val="Normal"/>
    <w:next w:val="Normal"/>
    <w:autoRedefine/>
    <w:uiPriority w:val="39"/>
    <w:unhideWhenUsed/>
    <w:rsid w:val="00A02067"/>
    <w:pPr>
      <w:ind w:left="440"/>
    </w:pPr>
    <w:rPr>
      <w:rFonts w:ascii="Cambria" w:hAnsi="Cambria"/>
      <w:sz w:val="18"/>
    </w:rPr>
  </w:style>
  <w:style w:type="paragraph" w:styleId="TOC4">
    <w:name w:val="toc 4"/>
    <w:basedOn w:val="Normal"/>
    <w:next w:val="Normal"/>
    <w:autoRedefine/>
    <w:uiPriority w:val="39"/>
    <w:unhideWhenUsed/>
    <w:rsid w:val="002D23FC"/>
    <w:pPr>
      <w:ind w:left="660"/>
    </w:pPr>
  </w:style>
  <w:style w:type="paragraph" w:styleId="TOC5">
    <w:name w:val="toc 5"/>
    <w:basedOn w:val="Normal"/>
    <w:next w:val="Normal"/>
    <w:autoRedefine/>
    <w:uiPriority w:val="39"/>
    <w:unhideWhenUsed/>
    <w:rsid w:val="002D23FC"/>
    <w:pPr>
      <w:ind w:left="880"/>
    </w:pPr>
  </w:style>
  <w:style w:type="paragraph" w:styleId="TOC6">
    <w:name w:val="toc 6"/>
    <w:basedOn w:val="Normal"/>
    <w:next w:val="Normal"/>
    <w:autoRedefine/>
    <w:uiPriority w:val="39"/>
    <w:unhideWhenUsed/>
    <w:rsid w:val="002D23FC"/>
    <w:pPr>
      <w:ind w:left="1100"/>
    </w:pPr>
  </w:style>
  <w:style w:type="paragraph" w:styleId="TOC7">
    <w:name w:val="toc 7"/>
    <w:basedOn w:val="Normal"/>
    <w:next w:val="Normal"/>
    <w:autoRedefine/>
    <w:uiPriority w:val="39"/>
    <w:unhideWhenUsed/>
    <w:rsid w:val="002D23FC"/>
    <w:pPr>
      <w:ind w:left="1320"/>
    </w:pPr>
  </w:style>
  <w:style w:type="paragraph" w:styleId="TOC8">
    <w:name w:val="toc 8"/>
    <w:basedOn w:val="Normal"/>
    <w:next w:val="Normal"/>
    <w:autoRedefine/>
    <w:uiPriority w:val="39"/>
    <w:unhideWhenUsed/>
    <w:rsid w:val="002D23FC"/>
    <w:pPr>
      <w:ind w:left="1540"/>
    </w:pPr>
  </w:style>
  <w:style w:type="paragraph" w:styleId="TOC9">
    <w:name w:val="toc 9"/>
    <w:basedOn w:val="Normal"/>
    <w:next w:val="Normal"/>
    <w:autoRedefine/>
    <w:uiPriority w:val="39"/>
    <w:unhideWhenUsed/>
    <w:rsid w:val="002D23FC"/>
    <w:pPr>
      <w:ind w:left="1760"/>
    </w:pPr>
  </w:style>
  <w:style w:type="paragraph" w:styleId="Header">
    <w:name w:val="header"/>
    <w:basedOn w:val="Normal"/>
    <w:link w:val="HeaderChar"/>
    <w:uiPriority w:val="99"/>
    <w:unhideWhenUsed/>
    <w:rsid w:val="00D80656"/>
    <w:pPr>
      <w:tabs>
        <w:tab w:val="center" w:pos="4680"/>
        <w:tab w:val="right" w:pos="9360"/>
      </w:tabs>
      <w:spacing w:line="240" w:lineRule="auto"/>
    </w:pPr>
  </w:style>
  <w:style w:type="paragraph" w:styleId="Footer">
    <w:name w:val="footer"/>
    <w:basedOn w:val="Normal"/>
    <w:link w:val="FooterChar"/>
    <w:unhideWhenUsed/>
    <w:rsid w:val="00D80656"/>
    <w:pPr>
      <w:tabs>
        <w:tab w:val="center" w:pos="4680"/>
        <w:tab w:val="right" w:pos="9360"/>
      </w:tabs>
      <w:spacing w:line="240" w:lineRule="auto"/>
    </w:pPr>
  </w:style>
  <w:style w:type="paragraph" w:styleId="paragraph" w:customStyle="1">
    <w:name w:val="paragraph"/>
    <w:basedOn w:val="Normal"/>
    <w:qFormat/>
    <w:rsid w:val="00187884"/>
    <w:pPr>
      <w:spacing w:beforeAutospacing="1" w:afterAutospacing="1" w:line="240" w:lineRule="auto"/>
    </w:pPr>
    <w:rPr>
      <w:rFonts w:ascii="Times New Roman" w:hAnsi="Times New Roman" w:eastAsia="Times New Roman" w:cs="Times New Roman"/>
      <w:color w:val="00000A"/>
      <w:sz w:val="24"/>
      <w:szCs w:val="24"/>
    </w:rPr>
  </w:style>
  <w:style w:type="paragraph" w:styleId="NoSpacing">
    <w:name w:val="No Spacing"/>
    <w:uiPriority w:val="1"/>
    <w:qFormat/>
    <w:rsid w:val="00F54B1B"/>
  </w:style>
  <w:style w:type="table" w:styleId="TableGrid">
    <w:name w:val="Table Grid"/>
    <w:basedOn w:val="TableNormal"/>
    <w:uiPriority w:val="59"/>
    <w:rsid w:val="002C7C0C"/>
    <w:rPr>
      <w:rFonts w:asciiTheme="minorHAnsi" w:hAnsiTheme="minorHAnsi" w:eastAsiaTheme="minorEastAsia" w:cstheme="minorBidi"/>
      <w:color w:val="auto"/>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1" w:customStyle="1">
    <w:name w:val="Grid Table 1 Light - Accent 11"/>
    <w:basedOn w:val="TableNormal"/>
    <w:uiPriority w:val="46"/>
    <w:rsid w:val="00936B80"/>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5B9BD5" w:themeColor="accent1" w:sz="12" w:space="0"/>
        </w:tcBorders>
      </w:tcPr>
    </w:tblStylePr>
    <w:tblStylePr w:type="lastRow">
      <w:rPr>
        <w:b/>
        <w:bCs/>
      </w:rPr>
      <w:tblPr/>
      <w:tcPr>
        <w:tcBorders>
          <w:top w:val="double" w:color="5B9BD5" w:themeColor="accent1" w:sz="2" w:space="0"/>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EC0811"/>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91BC8"/>
    <w:rPr>
      <w:b/>
      <w:bCs/>
    </w:rPr>
  </w:style>
  <w:style w:type="character" w:styleId="CommentSubjectChar" w:customStyle="1">
    <w:name w:val="Comment Subject Char"/>
    <w:basedOn w:val="CommentTextChar"/>
    <w:link w:val="CommentSubject"/>
    <w:uiPriority w:val="99"/>
    <w:semiHidden/>
    <w:rsid w:val="00C91BC8"/>
    <w:rPr>
      <w:b/>
      <w:bCs/>
      <w:sz w:val="20"/>
      <w:szCs w:val="20"/>
    </w:rPr>
  </w:style>
  <w:style w:type="character" w:styleId="FollowedHyperlink">
    <w:name w:val="FollowedHyperlink"/>
    <w:basedOn w:val="DefaultParagraphFont"/>
    <w:uiPriority w:val="99"/>
    <w:semiHidden/>
    <w:unhideWhenUsed/>
    <w:rsid w:val="000108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87503">
      <w:bodyDiv w:val="1"/>
      <w:marLeft w:val="0"/>
      <w:marRight w:val="0"/>
      <w:marTop w:val="0"/>
      <w:marBottom w:val="0"/>
      <w:divBdr>
        <w:top w:val="none" w:sz="0" w:space="0" w:color="auto"/>
        <w:left w:val="none" w:sz="0" w:space="0" w:color="auto"/>
        <w:bottom w:val="none" w:sz="0" w:space="0" w:color="auto"/>
        <w:right w:val="none" w:sz="0" w:space="0" w:color="auto"/>
      </w:divBdr>
      <w:divsChild>
        <w:div w:id="1154300602">
          <w:marLeft w:val="0"/>
          <w:marRight w:val="0"/>
          <w:marTop w:val="0"/>
          <w:marBottom w:val="0"/>
          <w:divBdr>
            <w:top w:val="none" w:sz="0" w:space="0" w:color="auto"/>
            <w:left w:val="none" w:sz="0" w:space="0" w:color="auto"/>
            <w:bottom w:val="none" w:sz="0" w:space="0" w:color="auto"/>
            <w:right w:val="none" w:sz="0" w:space="0" w:color="auto"/>
          </w:divBdr>
        </w:div>
      </w:divsChild>
    </w:div>
    <w:div w:id="81486966">
      <w:bodyDiv w:val="1"/>
      <w:marLeft w:val="0"/>
      <w:marRight w:val="0"/>
      <w:marTop w:val="0"/>
      <w:marBottom w:val="0"/>
      <w:divBdr>
        <w:top w:val="none" w:sz="0" w:space="0" w:color="auto"/>
        <w:left w:val="none" w:sz="0" w:space="0" w:color="auto"/>
        <w:bottom w:val="none" w:sz="0" w:space="0" w:color="auto"/>
        <w:right w:val="none" w:sz="0" w:space="0" w:color="auto"/>
      </w:divBdr>
    </w:div>
    <w:div w:id="82648796">
      <w:bodyDiv w:val="1"/>
      <w:marLeft w:val="0"/>
      <w:marRight w:val="0"/>
      <w:marTop w:val="0"/>
      <w:marBottom w:val="0"/>
      <w:divBdr>
        <w:top w:val="none" w:sz="0" w:space="0" w:color="auto"/>
        <w:left w:val="none" w:sz="0" w:space="0" w:color="auto"/>
        <w:bottom w:val="none" w:sz="0" w:space="0" w:color="auto"/>
        <w:right w:val="none" w:sz="0" w:space="0" w:color="auto"/>
      </w:divBdr>
      <w:divsChild>
        <w:div w:id="1100834139">
          <w:marLeft w:val="0"/>
          <w:marRight w:val="0"/>
          <w:marTop w:val="0"/>
          <w:marBottom w:val="0"/>
          <w:divBdr>
            <w:top w:val="none" w:sz="0" w:space="0" w:color="auto"/>
            <w:left w:val="none" w:sz="0" w:space="0" w:color="auto"/>
            <w:bottom w:val="none" w:sz="0" w:space="0" w:color="auto"/>
            <w:right w:val="none" w:sz="0" w:space="0" w:color="auto"/>
          </w:divBdr>
          <w:divsChild>
            <w:div w:id="9435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8685">
      <w:bodyDiv w:val="1"/>
      <w:marLeft w:val="0"/>
      <w:marRight w:val="0"/>
      <w:marTop w:val="0"/>
      <w:marBottom w:val="0"/>
      <w:divBdr>
        <w:top w:val="none" w:sz="0" w:space="0" w:color="auto"/>
        <w:left w:val="none" w:sz="0" w:space="0" w:color="auto"/>
        <w:bottom w:val="none" w:sz="0" w:space="0" w:color="auto"/>
        <w:right w:val="none" w:sz="0" w:space="0" w:color="auto"/>
      </w:divBdr>
      <w:divsChild>
        <w:div w:id="1419324022">
          <w:marLeft w:val="0"/>
          <w:marRight w:val="0"/>
          <w:marTop w:val="0"/>
          <w:marBottom w:val="0"/>
          <w:divBdr>
            <w:top w:val="none" w:sz="0" w:space="0" w:color="auto"/>
            <w:left w:val="none" w:sz="0" w:space="0" w:color="auto"/>
            <w:bottom w:val="none" w:sz="0" w:space="0" w:color="auto"/>
            <w:right w:val="none" w:sz="0" w:space="0" w:color="auto"/>
          </w:divBdr>
          <w:divsChild>
            <w:div w:id="1424958317">
              <w:marLeft w:val="0"/>
              <w:marRight w:val="0"/>
              <w:marTop w:val="0"/>
              <w:marBottom w:val="0"/>
              <w:divBdr>
                <w:top w:val="none" w:sz="0" w:space="0" w:color="auto"/>
                <w:left w:val="none" w:sz="0" w:space="0" w:color="auto"/>
                <w:bottom w:val="none" w:sz="0" w:space="0" w:color="auto"/>
                <w:right w:val="none" w:sz="0" w:space="0" w:color="auto"/>
              </w:divBdr>
            </w:div>
            <w:div w:id="243952132">
              <w:marLeft w:val="0"/>
              <w:marRight w:val="0"/>
              <w:marTop w:val="0"/>
              <w:marBottom w:val="0"/>
              <w:divBdr>
                <w:top w:val="none" w:sz="0" w:space="0" w:color="auto"/>
                <w:left w:val="none" w:sz="0" w:space="0" w:color="auto"/>
                <w:bottom w:val="none" w:sz="0" w:space="0" w:color="auto"/>
                <w:right w:val="none" w:sz="0" w:space="0" w:color="auto"/>
              </w:divBdr>
            </w:div>
            <w:div w:id="881209638">
              <w:marLeft w:val="0"/>
              <w:marRight w:val="0"/>
              <w:marTop w:val="0"/>
              <w:marBottom w:val="0"/>
              <w:divBdr>
                <w:top w:val="none" w:sz="0" w:space="0" w:color="auto"/>
                <w:left w:val="none" w:sz="0" w:space="0" w:color="auto"/>
                <w:bottom w:val="none" w:sz="0" w:space="0" w:color="auto"/>
                <w:right w:val="none" w:sz="0" w:space="0" w:color="auto"/>
              </w:divBdr>
            </w:div>
            <w:div w:id="590742870">
              <w:marLeft w:val="0"/>
              <w:marRight w:val="0"/>
              <w:marTop w:val="0"/>
              <w:marBottom w:val="0"/>
              <w:divBdr>
                <w:top w:val="none" w:sz="0" w:space="0" w:color="auto"/>
                <w:left w:val="none" w:sz="0" w:space="0" w:color="auto"/>
                <w:bottom w:val="none" w:sz="0" w:space="0" w:color="auto"/>
                <w:right w:val="none" w:sz="0" w:space="0" w:color="auto"/>
              </w:divBdr>
            </w:div>
            <w:div w:id="837572457">
              <w:marLeft w:val="0"/>
              <w:marRight w:val="0"/>
              <w:marTop w:val="0"/>
              <w:marBottom w:val="0"/>
              <w:divBdr>
                <w:top w:val="none" w:sz="0" w:space="0" w:color="auto"/>
                <w:left w:val="none" w:sz="0" w:space="0" w:color="auto"/>
                <w:bottom w:val="none" w:sz="0" w:space="0" w:color="auto"/>
                <w:right w:val="none" w:sz="0" w:space="0" w:color="auto"/>
              </w:divBdr>
            </w:div>
            <w:div w:id="1886021421">
              <w:marLeft w:val="0"/>
              <w:marRight w:val="0"/>
              <w:marTop w:val="0"/>
              <w:marBottom w:val="0"/>
              <w:divBdr>
                <w:top w:val="none" w:sz="0" w:space="0" w:color="auto"/>
                <w:left w:val="none" w:sz="0" w:space="0" w:color="auto"/>
                <w:bottom w:val="none" w:sz="0" w:space="0" w:color="auto"/>
                <w:right w:val="none" w:sz="0" w:space="0" w:color="auto"/>
              </w:divBdr>
            </w:div>
            <w:div w:id="1275866406">
              <w:marLeft w:val="0"/>
              <w:marRight w:val="0"/>
              <w:marTop w:val="0"/>
              <w:marBottom w:val="0"/>
              <w:divBdr>
                <w:top w:val="none" w:sz="0" w:space="0" w:color="auto"/>
                <w:left w:val="none" w:sz="0" w:space="0" w:color="auto"/>
                <w:bottom w:val="none" w:sz="0" w:space="0" w:color="auto"/>
                <w:right w:val="none" w:sz="0" w:space="0" w:color="auto"/>
              </w:divBdr>
            </w:div>
            <w:div w:id="626202891">
              <w:marLeft w:val="0"/>
              <w:marRight w:val="0"/>
              <w:marTop w:val="0"/>
              <w:marBottom w:val="0"/>
              <w:divBdr>
                <w:top w:val="none" w:sz="0" w:space="0" w:color="auto"/>
                <w:left w:val="none" w:sz="0" w:space="0" w:color="auto"/>
                <w:bottom w:val="none" w:sz="0" w:space="0" w:color="auto"/>
                <w:right w:val="none" w:sz="0" w:space="0" w:color="auto"/>
              </w:divBdr>
            </w:div>
            <w:div w:id="1154420072">
              <w:marLeft w:val="0"/>
              <w:marRight w:val="0"/>
              <w:marTop w:val="0"/>
              <w:marBottom w:val="0"/>
              <w:divBdr>
                <w:top w:val="none" w:sz="0" w:space="0" w:color="auto"/>
                <w:left w:val="none" w:sz="0" w:space="0" w:color="auto"/>
                <w:bottom w:val="none" w:sz="0" w:space="0" w:color="auto"/>
                <w:right w:val="none" w:sz="0" w:space="0" w:color="auto"/>
              </w:divBdr>
            </w:div>
            <w:div w:id="1201941008">
              <w:marLeft w:val="0"/>
              <w:marRight w:val="0"/>
              <w:marTop w:val="0"/>
              <w:marBottom w:val="0"/>
              <w:divBdr>
                <w:top w:val="none" w:sz="0" w:space="0" w:color="auto"/>
                <w:left w:val="none" w:sz="0" w:space="0" w:color="auto"/>
                <w:bottom w:val="none" w:sz="0" w:space="0" w:color="auto"/>
                <w:right w:val="none" w:sz="0" w:space="0" w:color="auto"/>
              </w:divBdr>
            </w:div>
            <w:div w:id="1167289597">
              <w:marLeft w:val="0"/>
              <w:marRight w:val="0"/>
              <w:marTop w:val="0"/>
              <w:marBottom w:val="0"/>
              <w:divBdr>
                <w:top w:val="none" w:sz="0" w:space="0" w:color="auto"/>
                <w:left w:val="none" w:sz="0" w:space="0" w:color="auto"/>
                <w:bottom w:val="none" w:sz="0" w:space="0" w:color="auto"/>
                <w:right w:val="none" w:sz="0" w:space="0" w:color="auto"/>
              </w:divBdr>
            </w:div>
            <w:div w:id="1047068773">
              <w:marLeft w:val="0"/>
              <w:marRight w:val="0"/>
              <w:marTop w:val="0"/>
              <w:marBottom w:val="0"/>
              <w:divBdr>
                <w:top w:val="none" w:sz="0" w:space="0" w:color="auto"/>
                <w:left w:val="none" w:sz="0" w:space="0" w:color="auto"/>
                <w:bottom w:val="none" w:sz="0" w:space="0" w:color="auto"/>
                <w:right w:val="none" w:sz="0" w:space="0" w:color="auto"/>
              </w:divBdr>
            </w:div>
            <w:div w:id="781270932">
              <w:marLeft w:val="0"/>
              <w:marRight w:val="0"/>
              <w:marTop w:val="0"/>
              <w:marBottom w:val="0"/>
              <w:divBdr>
                <w:top w:val="none" w:sz="0" w:space="0" w:color="auto"/>
                <w:left w:val="none" w:sz="0" w:space="0" w:color="auto"/>
                <w:bottom w:val="none" w:sz="0" w:space="0" w:color="auto"/>
                <w:right w:val="none" w:sz="0" w:space="0" w:color="auto"/>
              </w:divBdr>
            </w:div>
            <w:div w:id="9904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5821">
      <w:bodyDiv w:val="1"/>
      <w:marLeft w:val="0"/>
      <w:marRight w:val="0"/>
      <w:marTop w:val="0"/>
      <w:marBottom w:val="0"/>
      <w:divBdr>
        <w:top w:val="none" w:sz="0" w:space="0" w:color="auto"/>
        <w:left w:val="none" w:sz="0" w:space="0" w:color="auto"/>
        <w:bottom w:val="none" w:sz="0" w:space="0" w:color="auto"/>
        <w:right w:val="none" w:sz="0" w:space="0" w:color="auto"/>
      </w:divBdr>
      <w:divsChild>
        <w:div w:id="456995116">
          <w:marLeft w:val="0"/>
          <w:marRight w:val="0"/>
          <w:marTop w:val="0"/>
          <w:marBottom w:val="0"/>
          <w:divBdr>
            <w:top w:val="none" w:sz="0" w:space="0" w:color="auto"/>
            <w:left w:val="none" w:sz="0" w:space="0" w:color="auto"/>
            <w:bottom w:val="none" w:sz="0" w:space="0" w:color="auto"/>
            <w:right w:val="none" w:sz="0" w:space="0" w:color="auto"/>
          </w:divBdr>
          <w:divsChild>
            <w:div w:id="2573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6791">
      <w:bodyDiv w:val="1"/>
      <w:marLeft w:val="0"/>
      <w:marRight w:val="0"/>
      <w:marTop w:val="0"/>
      <w:marBottom w:val="0"/>
      <w:divBdr>
        <w:top w:val="none" w:sz="0" w:space="0" w:color="auto"/>
        <w:left w:val="none" w:sz="0" w:space="0" w:color="auto"/>
        <w:bottom w:val="none" w:sz="0" w:space="0" w:color="auto"/>
        <w:right w:val="none" w:sz="0" w:space="0" w:color="auto"/>
      </w:divBdr>
      <w:divsChild>
        <w:div w:id="304169110">
          <w:marLeft w:val="0"/>
          <w:marRight w:val="0"/>
          <w:marTop w:val="0"/>
          <w:marBottom w:val="0"/>
          <w:divBdr>
            <w:top w:val="none" w:sz="0" w:space="0" w:color="auto"/>
            <w:left w:val="none" w:sz="0" w:space="0" w:color="auto"/>
            <w:bottom w:val="none" w:sz="0" w:space="0" w:color="auto"/>
            <w:right w:val="none" w:sz="0" w:space="0" w:color="auto"/>
          </w:divBdr>
          <w:divsChild>
            <w:div w:id="129444490">
              <w:marLeft w:val="0"/>
              <w:marRight w:val="0"/>
              <w:marTop w:val="0"/>
              <w:marBottom w:val="0"/>
              <w:divBdr>
                <w:top w:val="none" w:sz="0" w:space="0" w:color="auto"/>
                <w:left w:val="none" w:sz="0" w:space="0" w:color="auto"/>
                <w:bottom w:val="none" w:sz="0" w:space="0" w:color="auto"/>
                <w:right w:val="none" w:sz="0" w:space="0" w:color="auto"/>
              </w:divBdr>
            </w:div>
          </w:divsChild>
        </w:div>
        <w:div w:id="1679194554">
          <w:marLeft w:val="0"/>
          <w:marRight w:val="0"/>
          <w:marTop w:val="0"/>
          <w:marBottom w:val="0"/>
          <w:divBdr>
            <w:top w:val="none" w:sz="0" w:space="0" w:color="auto"/>
            <w:left w:val="none" w:sz="0" w:space="0" w:color="auto"/>
            <w:bottom w:val="none" w:sz="0" w:space="0" w:color="auto"/>
            <w:right w:val="none" w:sz="0" w:space="0" w:color="auto"/>
          </w:divBdr>
          <w:divsChild>
            <w:div w:id="3990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2101">
      <w:bodyDiv w:val="1"/>
      <w:marLeft w:val="0"/>
      <w:marRight w:val="0"/>
      <w:marTop w:val="0"/>
      <w:marBottom w:val="0"/>
      <w:divBdr>
        <w:top w:val="none" w:sz="0" w:space="0" w:color="auto"/>
        <w:left w:val="none" w:sz="0" w:space="0" w:color="auto"/>
        <w:bottom w:val="none" w:sz="0" w:space="0" w:color="auto"/>
        <w:right w:val="none" w:sz="0" w:space="0" w:color="auto"/>
      </w:divBdr>
      <w:divsChild>
        <w:div w:id="1638411551">
          <w:marLeft w:val="0"/>
          <w:marRight w:val="0"/>
          <w:marTop w:val="0"/>
          <w:marBottom w:val="0"/>
          <w:divBdr>
            <w:top w:val="none" w:sz="0" w:space="0" w:color="auto"/>
            <w:left w:val="none" w:sz="0" w:space="0" w:color="auto"/>
            <w:bottom w:val="none" w:sz="0" w:space="0" w:color="auto"/>
            <w:right w:val="none" w:sz="0" w:space="0" w:color="auto"/>
          </w:divBdr>
          <w:divsChild>
            <w:div w:id="901522794">
              <w:marLeft w:val="0"/>
              <w:marRight w:val="0"/>
              <w:marTop w:val="0"/>
              <w:marBottom w:val="0"/>
              <w:divBdr>
                <w:top w:val="none" w:sz="0" w:space="0" w:color="auto"/>
                <w:left w:val="none" w:sz="0" w:space="0" w:color="auto"/>
                <w:bottom w:val="none" w:sz="0" w:space="0" w:color="auto"/>
                <w:right w:val="none" w:sz="0" w:space="0" w:color="auto"/>
              </w:divBdr>
            </w:div>
            <w:div w:id="1825856686">
              <w:marLeft w:val="0"/>
              <w:marRight w:val="0"/>
              <w:marTop w:val="0"/>
              <w:marBottom w:val="0"/>
              <w:divBdr>
                <w:top w:val="none" w:sz="0" w:space="0" w:color="auto"/>
                <w:left w:val="none" w:sz="0" w:space="0" w:color="auto"/>
                <w:bottom w:val="none" w:sz="0" w:space="0" w:color="auto"/>
                <w:right w:val="none" w:sz="0" w:space="0" w:color="auto"/>
              </w:divBdr>
            </w:div>
            <w:div w:id="808518151">
              <w:marLeft w:val="0"/>
              <w:marRight w:val="0"/>
              <w:marTop w:val="0"/>
              <w:marBottom w:val="0"/>
              <w:divBdr>
                <w:top w:val="none" w:sz="0" w:space="0" w:color="auto"/>
                <w:left w:val="none" w:sz="0" w:space="0" w:color="auto"/>
                <w:bottom w:val="none" w:sz="0" w:space="0" w:color="auto"/>
                <w:right w:val="none" w:sz="0" w:space="0" w:color="auto"/>
              </w:divBdr>
            </w:div>
            <w:div w:id="1297875725">
              <w:marLeft w:val="0"/>
              <w:marRight w:val="0"/>
              <w:marTop w:val="0"/>
              <w:marBottom w:val="0"/>
              <w:divBdr>
                <w:top w:val="none" w:sz="0" w:space="0" w:color="auto"/>
                <w:left w:val="none" w:sz="0" w:space="0" w:color="auto"/>
                <w:bottom w:val="none" w:sz="0" w:space="0" w:color="auto"/>
                <w:right w:val="none" w:sz="0" w:space="0" w:color="auto"/>
              </w:divBdr>
            </w:div>
            <w:div w:id="184515052">
              <w:marLeft w:val="0"/>
              <w:marRight w:val="0"/>
              <w:marTop w:val="0"/>
              <w:marBottom w:val="0"/>
              <w:divBdr>
                <w:top w:val="none" w:sz="0" w:space="0" w:color="auto"/>
                <w:left w:val="none" w:sz="0" w:space="0" w:color="auto"/>
                <w:bottom w:val="none" w:sz="0" w:space="0" w:color="auto"/>
                <w:right w:val="none" w:sz="0" w:space="0" w:color="auto"/>
              </w:divBdr>
            </w:div>
            <w:div w:id="2035155803">
              <w:marLeft w:val="0"/>
              <w:marRight w:val="0"/>
              <w:marTop w:val="0"/>
              <w:marBottom w:val="0"/>
              <w:divBdr>
                <w:top w:val="none" w:sz="0" w:space="0" w:color="auto"/>
                <w:left w:val="none" w:sz="0" w:space="0" w:color="auto"/>
                <w:bottom w:val="none" w:sz="0" w:space="0" w:color="auto"/>
                <w:right w:val="none" w:sz="0" w:space="0" w:color="auto"/>
              </w:divBdr>
            </w:div>
            <w:div w:id="1286618735">
              <w:marLeft w:val="0"/>
              <w:marRight w:val="0"/>
              <w:marTop w:val="0"/>
              <w:marBottom w:val="0"/>
              <w:divBdr>
                <w:top w:val="none" w:sz="0" w:space="0" w:color="auto"/>
                <w:left w:val="none" w:sz="0" w:space="0" w:color="auto"/>
                <w:bottom w:val="none" w:sz="0" w:space="0" w:color="auto"/>
                <w:right w:val="none" w:sz="0" w:space="0" w:color="auto"/>
              </w:divBdr>
            </w:div>
            <w:div w:id="1184439473">
              <w:marLeft w:val="0"/>
              <w:marRight w:val="0"/>
              <w:marTop w:val="0"/>
              <w:marBottom w:val="0"/>
              <w:divBdr>
                <w:top w:val="none" w:sz="0" w:space="0" w:color="auto"/>
                <w:left w:val="none" w:sz="0" w:space="0" w:color="auto"/>
                <w:bottom w:val="none" w:sz="0" w:space="0" w:color="auto"/>
                <w:right w:val="none" w:sz="0" w:space="0" w:color="auto"/>
              </w:divBdr>
            </w:div>
            <w:div w:id="11075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20628">
      <w:bodyDiv w:val="1"/>
      <w:marLeft w:val="0"/>
      <w:marRight w:val="0"/>
      <w:marTop w:val="0"/>
      <w:marBottom w:val="0"/>
      <w:divBdr>
        <w:top w:val="none" w:sz="0" w:space="0" w:color="auto"/>
        <w:left w:val="none" w:sz="0" w:space="0" w:color="auto"/>
        <w:bottom w:val="none" w:sz="0" w:space="0" w:color="auto"/>
        <w:right w:val="none" w:sz="0" w:space="0" w:color="auto"/>
      </w:divBdr>
      <w:divsChild>
        <w:div w:id="1458834186">
          <w:marLeft w:val="0"/>
          <w:marRight w:val="0"/>
          <w:marTop w:val="0"/>
          <w:marBottom w:val="0"/>
          <w:divBdr>
            <w:top w:val="none" w:sz="0" w:space="0" w:color="auto"/>
            <w:left w:val="none" w:sz="0" w:space="0" w:color="auto"/>
            <w:bottom w:val="none" w:sz="0" w:space="0" w:color="auto"/>
            <w:right w:val="none" w:sz="0" w:space="0" w:color="auto"/>
          </w:divBdr>
          <w:divsChild>
            <w:div w:id="373849627">
              <w:marLeft w:val="0"/>
              <w:marRight w:val="0"/>
              <w:marTop w:val="0"/>
              <w:marBottom w:val="0"/>
              <w:divBdr>
                <w:top w:val="none" w:sz="0" w:space="0" w:color="auto"/>
                <w:left w:val="none" w:sz="0" w:space="0" w:color="auto"/>
                <w:bottom w:val="none" w:sz="0" w:space="0" w:color="auto"/>
                <w:right w:val="none" w:sz="0" w:space="0" w:color="auto"/>
              </w:divBdr>
            </w:div>
            <w:div w:id="1824271993">
              <w:marLeft w:val="0"/>
              <w:marRight w:val="0"/>
              <w:marTop w:val="0"/>
              <w:marBottom w:val="0"/>
              <w:divBdr>
                <w:top w:val="none" w:sz="0" w:space="0" w:color="auto"/>
                <w:left w:val="none" w:sz="0" w:space="0" w:color="auto"/>
                <w:bottom w:val="none" w:sz="0" w:space="0" w:color="auto"/>
                <w:right w:val="none" w:sz="0" w:space="0" w:color="auto"/>
              </w:divBdr>
            </w:div>
            <w:div w:id="1541286120">
              <w:marLeft w:val="0"/>
              <w:marRight w:val="0"/>
              <w:marTop w:val="0"/>
              <w:marBottom w:val="0"/>
              <w:divBdr>
                <w:top w:val="none" w:sz="0" w:space="0" w:color="auto"/>
                <w:left w:val="none" w:sz="0" w:space="0" w:color="auto"/>
                <w:bottom w:val="none" w:sz="0" w:space="0" w:color="auto"/>
                <w:right w:val="none" w:sz="0" w:space="0" w:color="auto"/>
              </w:divBdr>
            </w:div>
            <w:div w:id="60465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7968">
      <w:bodyDiv w:val="1"/>
      <w:marLeft w:val="0"/>
      <w:marRight w:val="0"/>
      <w:marTop w:val="0"/>
      <w:marBottom w:val="0"/>
      <w:divBdr>
        <w:top w:val="none" w:sz="0" w:space="0" w:color="auto"/>
        <w:left w:val="none" w:sz="0" w:space="0" w:color="auto"/>
        <w:bottom w:val="none" w:sz="0" w:space="0" w:color="auto"/>
        <w:right w:val="none" w:sz="0" w:space="0" w:color="auto"/>
      </w:divBdr>
      <w:divsChild>
        <w:div w:id="734815054">
          <w:marLeft w:val="0"/>
          <w:marRight w:val="0"/>
          <w:marTop w:val="0"/>
          <w:marBottom w:val="0"/>
          <w:divBdr>
            <w:top w:val="none" w:sz="0" w:space="0" w:color="auto"/>
            <w:left w:val="none" w:sz="0" w:space="0" w:color="auto"/>
            <w:bottom w:val="none" w:sz="0" w:space="0" w:color="auto"/>
            <w:right w:val="none" w:sz="0" w:space="0" w:color="auto"/>
          </w:divBdr>
        </w:div>
        <w:div w:id="669531151">
          <w:marLeft w:val="0"/>
          <w:marRight w:val="0"/>
          <w:marTop w:val="0"/>
          <w:marBottom w:val="0"/>
          <w:divBdr>
            <w:top w:val="none" w:sz="0" w:space="0" w:color="auto"/>
            <w:left w:val="none" w:sz="0" w:space="0" w:color="auto"/>
            <w:bottom w:val="none" w:sz="0" w:space="0" w:color="auto"/>
            <w:right w:val="none" w:sz="0" w:space="0" w:color="auto"/>
          </w:divBdr>
        </w:div>
        <w:div w:id="1399598296">
          <w:marLeft w:val="0"/>
          <w:marRight w:val="0"/>
          <w:marTop w:val="0"/>
          <w:marBottom w:val="0"/>
          <w:divBdr>
            <w:top w:val="none" w:sz="0" w:space="0" w:color="auto"/>
            <w:left w:val="none" w:sz="0" w:space="0" w:color="auto"/>
            <w:bottom w:val="none" w:sz="0" w:space="0" w:color="auto"/>
            <w:right w:val="none" w:sz="0" w:space="0" w:color="auto"/>
          </w:divBdr>
        </w:div>
        <w:div w:id="1922056704">
          <w:marLeft w:val="0"/>
          <w:marRight w:val="0"/>
          <w:marTop w:val="0"/>
          <w:marBottom w:val="0"/>
          <w:divBdr>
            <w:top w:val="none" w:sz="0" w:space="0" w:color="auto"/>
            <w:left w:val="none" w:sz="0" w:space="0" w:color="auto"/>
            <w:bottom w:val="none" w:sz="0" w:space="0" w:color="auto"/>
            <w:right w:val="none" w:sz="0" w:space="0" w:color="auto"/>
          </w:divBdr>
        </w:div>
        <w:div w:id="1589389816">
          <w:marLeft w:val="0"/>
          <w:marRight w:val="0"/>
          <w:marTop w:val="0"/>
          <w:marBottom w:val="0"/>
          <w:divBdr>
            <w:top w:val="none" w:sz="0" w:space="0" w:color="auto"/>
            <w:left w:val="none" w:sz="0" w:space="0" w:color="auto"/>
            <w:bottom w:val="none" w:sz="0" w:space="0" w:color="auto"/>
            <w:right w:val="none" w:sz="0" w:space="0" w:color="auto"/>
          </w:divBdr>
        </w:div>
        <w:div w:id="1512060837">
          <w:marLeft w:val="0"/>
          <w:marRight w:val="0"/>
          <w:marTop w:val="0"/>
          <w:marBottom w:val="0"/>
          <w:divBdr>
            <w:top w:val="none" w:sz="0" w:space="0" w:color="auto"/>
            <w:left w:val="none" w:sz="0" w:space="0" w:color="auto"/>
            <w:bottom w:val="none" w:sz="0" w:space="0" w:color="auto"/>
            <w:right w:val="none" w:sz="0" w:space="0" w:color="auto"/>
          </w:divBdr>
        </w:div>
        <w:div w:id="454446327">
          <w:marLeft w:val="0"/>
          <w:marRight w:val="0"/>
          <w:marTop w:val="0"/>
          <w:marBottom w:val="0"/>
          <w:divBdr>
            <w:top w:val="none" w:sz="0" w:space="0" w:color="auto"/>
            <w:left w:val="none" w:sz="0" w:space="0" w:color="auto"/>
            <w:bottom w:val="none" w:sz="0" w:space="0" w:color="auto"/>
            <w:right w:val="none" w:sz="0" w:space="0" w:color="auto"/>
          </w:divBdr>
        </w:div>
        <w:div w:id="528304041">
          <w:marLeft w:val="0"/>
          <w:marRight w:val="0"/>
          <w:marTop w:val="0"/>
          <w:marBottom w:val="0"/>
          <w:divBdr>
            <w:top w:val="none" w:sz="0" w:space="0" w:color="auto"/>
            <w:left w:val="none" w:sz="0" w:space="0" w:color="auto"/>
            <w:bottom w:val="none" w:sz="0" w:space="0" w:color="auto"/>
            <w:right w:val="none" w:sz="0" w:space="0" w:color="auto"/>
          </w:divBdr>
        </w:div>
        <w:div w:id="1573003993">
          <w:marLeft w:val="0"/>
          <w:marRight w:val="0"/>
          <w:marTop w:val="0"/>
          <w:marBottom w:val="0"/>
          <w:divBdr>
            <w:top w:val="none" w:sz="0" w:space="0" w:color="auto"/>
            <w:left w:val="none" w:sz="0" w:space="0" w:color="auto"/>
            <w:bottom w:val="none" w:sz="0" w:space="0" w:color="auto"/>
            <w:right w:val="none" w:sz="0" w:space="0" w:color="auto"/>
          </w:divBdr>
        </w:div>
        <w:div w:id="536551226">
          <w:marLeft w:val="0"/>
          <w:marRight w:val="0"/>
          <w:marTop w:val="0"/>
          <w:marBottom w:val="0"/>
          <w:divBdr>
            <w:top w:val="none" w:sz="0" w:space="0" w:color="auto"/>
            <w:left w:val="none" w:sz="0" w:space="0" w:color="auto"/>
            <w:bottom w:val="none" w:sz="0" w:space="0" w:color="auto"/>
            <w:right w:val="none" w:sz="0" w:space="0" w:color="auto"/>
          </w:divBdr>
        </w:div>
        <w:div w:id="1089699352">
          <w:marLeft w:val="0"/>
          <w:marRight w:val="0"/>
          <w:marTop w:val="0"/>
          <w:marBottom w:val="0"/>
          <w:divBdr>
            <w:top w:val="none" w:sz="0" w:space="0" w:color="auto"/>
            <w:left w:val="none" w:sz="0" w:space="0" w:color="auto"/>
            <w:bottom w:val="none" w:sz="0" w:space="0" w:color="auto"/>
            <w:right w:val="none" w:sz="0" w:space="0" w:color="auto"/>
          </w:divBdr>
        </w:div>
        <w:div w:id="992106007">
          <w:marLeft w:val="0"/>
          <w:marRight w:val="0"/>
          <w:marTop w:val="0"/>
          <w:marBottom w:val="0"/>
          <w:divBdr>
            <w:top w:val="none" w:sz="0" w:space="0" w:color="auto"/>
            <w:left w:val="none" w:sz="0" w:space="0" w:color="auto"/>
            <w:bottom w:val="none" w:sz="0" w:space="0" w:color="auto"/>
            <w:right w:val="none" w:sz="0" w:space="0" w:color="auto"/>
          </w:divBdr>
        </w:div>
        <w:div w:id="1843201579">
          <w:marLeft w:val="0"/>
          <w:marRight w:val="0"/>
          <w:marTop w:val="0"/>
          <w:marBottom w:val="0"/>
          <w:divBdr>
            <w:top w:val="none" w:sz="0" w:space="0" w:color="auto"/>
            <w:left w:val="none" w:sz="0" w:space="0" w:color="auto"/>
            <w:bottom w:val="none" w:sz="0" w:space="0" w:color="auto"/>
            <w:right w:val="none" w:sz="0" w:space="0" w:color="auto"/>
          </w:divBdr>
        </w:div>
        <w:div w:id="555431555">
          <w:marLeft w:val="0"/>
          <w:marRight w:val="0"/>
          <w:marTop w:val="0"/>
          <w:marBottom w:val="0"/>
          <w:divBdr>
            <w:top w:val="none" w:sz="0" w:space="0" w:color="auto"/>
            <w:left w:val="none" w:sz="0" w:space="0" w:color="auto"/>
            <w:bottom w:val="none" w:sz="0" w:space="0" w:color="auto"/>
            <w:right w:val="none" w:sz="0" w:space="0" w:color="auto"/>
          </w:divBdr>
        </w:div>
        <w:div w:id="1093817478">
          <w:marLeft w:val="0"/>
          <w:marRight w:val="0"/>
          <w:marTop w:val="0"/>
          <w:marBottom w:val="0"/>
          <w:divBdr>
            <w:top w:val="none" w:sz="0" w:space="0" w:color="auto"/>
            <w:left w:val="none" w:sz="0" w:space="0" w:color="auto"/>
            <w:bottom w:val="none" w:sz="0" w:space="0" w:color="auto"/>
            <w:right w:val="none" w:sz="0" w:space="0" w:color="auto"/>
          </w:divBdr>
        </w:div>
        <w:div w:id="1085149036">
          <w:marLeft w:val="0"/>
          <w:marRight w:val="0"/>
          <w:marTop w:val="0"/>
          <w:marBottom w:val="0"/>
          <w:divBdr>
            <w:top w:val="none" w:sz="0" w:space="0" w:color="auto"/>
            <w:left w:val="none" w:sz="0" w:space="0" w:color="auto"/>
            <w:bottom w:val="none" w:sz="0" w:space="0" w:color="auto"/>
            <w:right w:val="none" w:sz="0" w:space="0" w:color="auto"/>
          </w:divBdr>
        </w:div>
        <w:div w:id="621769342">
          <w:marLeft w:val="0"/>
          <w:marRight w:val="0"/>
          <w:marTop w:val="0"/>
          <w:marBottom w:val="0"/>
          <w:divBdr>
            <w:top w:val="none" w:sz="0" w:space="0" w:color="auto"/>
            <w:left w:val="none" w:sz="0" w:space="0" w:color="auto"/>
            <w:bottom w:val="none" w:sz="0" w:space="0" w:color="auto"/>
            <w:right w:val="none" w:sz="0" w:space="0" w:color="auto"/>
          </w:divBdr>
        </w:div>
        <w:div w:id="407725290">
          <w:marLeft w:val="0"/>
          <w:marRight w:val="0"/>
          <w:marTop w:val="0"/>
          <w:marBottom w:val="0"/>
          <w:divBdr>
            <w:top w:val="none" w:sz="0" w:space="0" w:color="auto"/>
            <w:left w:val="none" w:sz="0" w:space="0" w:color="auto"/>
            <w:bottom w:val="none" w:sz="0" w:space="0" w:color="auto"/>
            <w:right w:val="none" w:sz="0" w:space="0" w:color="auto"/>
          </w:divBdr>
        </w:div>
        <w:div w:id="1198394441">
          <w:marLeft w:val="0"/>
          <w:marRight w:val="0"/>
          <w:marTop w:val="0"/>
          <w:marBottom w:val="0"/>
          <w:divBdr>
            <w:top w:val="none" w:sz="0" w:space="0" w:color="auto"/>
            <w:left w:val="none" w:sz="0" w:space="0" w:color="auto"/>
            <w:bottom w:val="none" w:sz="0" w:space="0" w:color="auto"/>
            <w:right w:val="none" w:sz="0" w:space="0" w:color="auto"/>
          </w:divBdr>
        </w:div>
        <w:div w:id="495459516">
          <w:marLeft w:val="0"/>
          <w:marRight w:val="0"/>
          <w:marTop w:val="0"/>
          <w:marBottom w:val="0"/>
          <w:divBdr>
            <w:top w:val="none" w:sz="0" w:space="0" w:color="auto"/>
            <w:left w:val="none" w:sz="0" w:space="0" w:color="auto"/>
            <w:bottom w:val="none" w:sz="0" w:space="0" w:color="auto"/>
            <w:right w:val="none" w:sz="0" w:space="0" w:color="auto"/>
          </w:divBdr>
        </w:div>
        <w:div w:id="81462895">
          <w:marLeft w:val="0"/>
          <w:marRight w:val="0"/>
          <w:marTop w:val="0"/>
          <w:marBottom w:val="0"/>
          <w:divBdr>
            <w:top w:val="none" w:sz="0" w:space="0" w:color="auto"/>
            <w:left w:val="none" w:sz="0" w:space="0" w:color="auto"/>
            <w:bottom w:val="none" w:sz="0" w:space="0" w:color="auto"/>
            <w:right w:val="none" w:sz="0" w:space="0" w:color="auto"/>
          </w:divBdr>
        </w:div>
        <w:div w:id="774053694">
          <w:marLeft w:val="0"/>
          <w:marRight w:val="0"/>
          <w:marTop w:val="0"/>
          <w:marBottom w:val="0"/>
          <w:divBdr>
            <w:top w:val="none" w:sz="0" w:space="0" w:color="auto"/>
            <w:left w:val="none" w:sz="0" w:space="0" w:color="auto"/>
            <w:bottom w:val="none" w:sz="0" w:space="0" w:color="auto"/>
            <w:right w:val="none" w:sz="0" w:space="0" w:color="auto"/>
          </w:divBdr>
        </w:div>
        <w:div w:id="152139908">
          <w:marLeft w:val="0"/>
          <w:marRight w:val="0"/>
          <w:marTop w:val="0"/>
          <w:marBottom w:val="0"/>
          <w:divBdr>
            <w:top w:val="none" w:sz="0" w:space="0" w:color="auto"/>
            <w:left w:val="none" w:sz="0" w:space="0" w:color="auto"/>
            <w:bottom w:val="none" w:sz="0" w:space="0" w:color="auto"/>
            <w:right w:val="none" w:sz="0" w:space="0" w:color="auto"/>
          </w:divBdr>
        </w:div>
      </w:divsChild>
    </w:div>
    <w:div w:id="395010507">
      <w:bodyDiv w:val="1"/>
      <w:marLeft w:val="0"/>
      <w:marRight w:val="0"/>
      <w:marTop w:val="0"/>
      <w:marBottom w:val="0"/>
      <w:divBdr>
        <w:top w:val="none" w:sz="0" w:space="0" w:color="auto"/>
        <w:left w:val="none" w:sz="0" w:space="0" w:color="auto"/>
        <w:bottom w:val="none" w:sz="0" w:space="0" w:color="auto"/>
        <w:right w:val="none" w:sz="0" w:space="0" w:color="auto"/>
      </w:divBdr>
      <w:divsChild>
        <w:div w:id="1413307917">
          <w:marLeft w:val="0"/>
          <w:marRight w:val="0"/>
          <w:marTop w:val="0"/>
          <w:marBottom w:val="0"/>
          <w:divBdr>
            <w:top w:val="none" w:sz="0" w:space="0" w:color="auto"/>
            <w:left w:val="none" w:sz="0" w:space="0" w:color="auto"/>
            <w:bottom w:val="none" w:sz="0" w:space="0" w:color="auto"/>
            <w:right w:val="none" w:sz="0" w:space="0" w:color="auto"/>
          </w:divBdr>
          <w:divsChild>
            <w:div w:id="1782992364">
              <w:marLeft w:val="0"/>
              <w:marRight w:val="0"/>
              <w:marTop w:val="0"/>
              <w:marBottom w:val="0"/>
              <w:divBdr>
                <w:top w:val="none" w:sz="0" w:space="0" w:color="auto"/>
                <w:left w:val="none" w:sz="0" w:space="0" w:color="auto"/>
                <w:bottom w:val="none" w:sz="0" w:space="0" w:color="auto"/>
                <w:right w:val="none" w:sz="0" w:space="0" w:color="auto"/>
              </w:divBdr>
            </w:div>
            <w:div w:id="1382749901">
              <w:marLeft w:val="0"/>
              <w:marRight w:val="0"/>
              <w:marTop w:val="0"/>
              <w:marBottom w:val="0"/>
              <w:divBdr>
                <w:top w:val="none" w:sz="0" w:space="0" w:color="auto"/>
                <w:left w:val="none" w:sz="0" w:space="0" w:color="auto"/>
                <w:bottom w:val="none" w:sz="0" w:space="0" w:color="auto"/>
                <w:right w:val="none" w:sz="0" w:space="0" w:color="auto"/>
              </w:divBdr>
            </w:div>
          </w:divsChild>
        </w:div>
        <w:div w:id="53624470">
          <w:marLeft w:val="0"/>
          <w:marRight w:val="0"/>
          <w:marTop w:val="0"/>
          <w:marBottom w:val="0"/>
          <w:divBdr>
            <w:top w:val="none" w:sz="0" w:space="0" w:color="auto"/>
            <w:left w:val="none" w:sz="0" w:space="0" w:color="auto"/>
            <w:bottom w:val="none" w:sz="0" w:space="0" w:color="auto"/>
            <w:right w:val="none" w:sz="0" w:space="0" w:color="auto"/>
          </w:divBdr>
          <w:divsChild>
            <w:div w:id="1452939697">
              <w:marLeft w:val="0"/>
              <w:marRight w:val="0"/>
              <w:marTop w:val="0"/>
              <w:marBottom w:val="0"/>
              <w:divBdr>
                <w:top w:val="none" w:sz="0" w:space="0" w:color="auto"/>
                <w:left w:val="none" w:sz="0" w:space="0" w:color="auto"/>
                <w:bottom w:val="none" w:sz="0" w:space="0" w:color="auto"/>
                <w:right w:val="none" w:sz="0" w:space="0" w:color="auto"/>
              </w:divBdr>
            </w:div>
            <w:div w:id="14202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1600">
      <w:bodyDiv w:val="1"/>
      <w:marLeft w:val="0"/>
      <w:marRight w:val="0"/>
      <w:marTop w:val="0"/>
      <w:marBottom w:val="0"/>
      <w:divBdr>
        <w:top w:val="none" w:sz="0" w:space="0" w:color="auto"/>
        <w:left w:val="none" w:sz="0" w:space="0" w:color="auto"/>
        <w:bottom w:val="none" w:sz="0" w:space="0" w:color="auto"/>
        <w:right w:val="none" w:sz="0" w:space="0" w:color="auto"/>
      </w:divBdr>
      <w:divsChild>
        <w:div w:id="975331532">
          <w:marLeft w:val="0"/>
          <w:marRight w:val="0"/>
          <w:marTop w:val="0"/>
          <w:marBottom w:val="0"/>
          <w:divBdr>
            <w:top w:val="none" w:sz="0" w:space="0" w:color="auto"/>
            <w:left w:val="none" w:sz="0" w:space="0" w:color="auto"/>
            <w:bottom w:val="none" w:sz="0" w:space="0" w:color="auto"/>
            <w:right w:val="none" w:sz="0" w:space="0" w:color="auto"/>
          </w:divBdr>
          <w:divsChild>
            <w:div w:id="18468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7060">
      <w:bodyDiv w:val="1"/>
      <w:marLeft w:val="0"/>
      <w:marRight w:val="0"/>
      <w:marTop w:val="0"/>
      <w:marBottom w:val="0"/>
      <w:divBdr>
        <w:top w:val="none" w:sz="0" w:space="0" w:color="auto"/>
        <w:left w:val="none" w:sz="0" w:space="0" w:color="auto"/>
        <w:bottom w:val="none" w:sz="0" w:space="0" w:color="auto"/>
        <w:right w:val="none" w:sz="0" w:space="0" w:color="auto"/>
      </w:divBdr>
      <w:divsChild>
        <w:div w:id="240061641">
          <w:marLeft w:val="0"/>
          <w:marRight w:val="0"/>
          <w:marTop w:val="0"/>
          <w:marBottom w:val="0"/>
          <w:divBdr>
            <w:top w:val="none" w:sz="0" w:space="0" w:color="auto"/>
            <w:left w:val="none" w:sz="0" w:space="0" w:color="auto"/>
            <w:bottom w:val="none" w:sz="0" w:space="0" w:color="auto"/>
            <w:right w:val="none" w:sz="0" w:space="0" w:color="auto"/>
          </w:divBdr>
          <w:divsChild>
            <w:div w:id="942373314">
              <w:marLeft w:val="0"/>
              <w:marRight w:val="0"/>
              <w:marTop w:val="0"/>
              <w:marBottom w:val="0"/>
              <w:divBdr>
                <w:top w:val="none" w:sz="0" w:space="0" w:color="auto"/>
                <w:left w:val="none" w:sz="0" w:space="0" w:color="auto"/>
                <w:bottom w:val="none" w:sz="0" w:space="0" w:color="auto"/>
                <w:right w:val="none" w:sz="0" w:space="0" w:color="auto"/>
              </w:divBdr>
            </w:div>
            <w:div w:id="662124243">
              <w:marLeft w:val="0"/>
              <w:marRight w:val="0"/>
              <w:marTop w:val="0"/>
              <w:marBottom w:val="0"/>
              <w:divBdr>
                <w:top w:val="none" w:sz="0" w:space="0" w:color="auto"/>
                <w:left w:val="none" w:sz="0" w:space="0" w:color="auto"/>
                <w:bottom w:val="none" w:sz="0" w:space="0" w:color="auto"/>
                <w:right w:val="none" w:sz="0" w:space="0" w:color="auto"/>
              </w:divBdr>
            </w:div>
            <w:div w:id="1207914386">
              <w:marLeft w:val="0"/>
              <w:marRight w:val="0"/>
              <w:marTop w:val="0"/>
              <w:marBottom w:val="0"/>
              <w:divBdr>
                <w:top w:val="none" w:sz="0" w:space="0" w:color="auto"/>
                <w:left w:val="none" w:sz="0" w:space="0" w:color="auto"/>
                <w:bottom w:val="none" w:sz="0" w:space="0" w:color="auto"/>
                <w:right w:val="none" w:sz="0" w:space="0" w:color="auto"/>
              </w:divBdr>
            </w:div>
            <w:div w:id="903106767">
              <w:marLeft w:val="0"/>
              <w:marRight w:val="0"/>
              <w:marTop w:val="0"/>
              <w:marBottom w:val="0"/>
              <w:divBdr>
                <w:top w:val="none" w:sz="0" w:space="0" w:color="auto"/>
                <w:left w:val="none" w:sz="0" w:space="0" w:color="auto"/>
                <w:bottom w:val="none" w:sz="0" w:space="0" w:color="auto"/>
                <w:right w:val="none" w:sz="0" w:space="0" w:color="auto"/>
              </w:divBdr>
            </w:div>
            <w:div w:id="1129935889">
              <w:marLeft w:val="0"/>
              <w:marRight w:val="0"/>
              <w:marTop w:val="0"/>
              <w:marBottom w:val="0"/>
              <w:divBdr>
                <w:top w:val="none" w:sz="0" w:space="0" w:color="auto"/>
                <w:left w:val="none" w:sz="0" w:space="0" w:color="auto"/>
                <w:bottom w:val="none" w:sz="0" w:space="0" w:color="auto"/>
                <w:right w:val="none" w:sz="0" w:space="0" w:color="auto"/>
              </w:divBdr>
            </w:div>
            <w:div w:id="1507479787">
              <w:marLeft w:val="0"/>
              <w:marRight w:val="0"/>
              <w:marTop w:val="0"/>
              <w:marBottom w:val="0"/>
              <w:divBdr>
                <w:top w:val="none" w:sz="0" w:space="0" w:color="auto"/>
                <w:left w:val="none" w:sz="0" w:space="0" w:color="auto"/>
                <w:bottom w:val="none" w:sz="0" w:space="0" w:color="auto"/>
                <w:right w:val="none" w:sz="0" w:space="0" w:color="auto"/>
              </w:divBdr>
            </w:div>
            <w:div w:id="1616867898">
              <w:marLeft w:val="0"/>
              <w:marRight w:val="0"/>
              <w:marTop w:val="0"/>
              <w:marBottom w:val="0"/>
              <w:divBdr>
                <w:top w:val="none" w:sz="0" w:space="0" w:color="auto"/>
                <w:left w:val="none" w:sz="0" w:space="0" w:color="auto"/>
                <w:bottom w:val="none" w:sz="0" w:space="0" w:color="auto"/>
                <w:right w:val="none" w:sz="0" w:space="0" w:color="auto"/>
              </w:divBdr>
            </w:div>
            <w:div w:id="1388067505">
              <w:marLeft w:val="0"/>
              <w:marRight w:val="0"/>
              <w:marTop w:val="0"/>
              <w:marBottom w:val="0"/>
              <w:divBdr>
                <w:top w:val="none" w:sz="0" w:space="0" w:color="auto"/>
                <w:left w:val="none" w:sz="0" w:space="0" w:color="auto"/>
                <w:bottom w:val="none" w:sz="0" w:space="0" w:color="auto"/>
                <w:right w:val="none" w:sz="0" w:space="0" w:color="auto"/>
              </w:divBdr>
            </w:div>
            <w:div w:id="997998148">
              <w:marLeft w:val="0"/>
              <w:marRight w:val="0"/>
              <w:marTop w:val="0"/>
              <w:marBottom w:val="0"/>
              <w:divBdr>
                <w:top w:val="none" w:sz="0" w:space="0" w:color="auto"/>
                <w:left w:val="none" w:sz="0" w:space="0" w:color="auto"/>
                <w:bottom w:val="none" w:sz="0" w:space="0" w:color="auto"/>
                <w:right w:val="none" w:sz="0" w:space="0" w:color="auto"/>
              </w:divBdr>
            </w:div>
            <w:div w:id="1251431996">
              <w:marLeft w:val="0"/>
              <w:marRight w:val="0"/>
              <w:marTop w:val="0"/>
              <w:marBottom w:val="0"/>
              <w:divBdr>
                <w:top w:val="none" w:sz="0" w:space="0" w:color="auto"/>
                <w:left w:val="none" w:sz="0" w:space="0" w:color="auto"/>
                <w:bottom w:val="none" w:sz="0" w:space="0" w:color="auto"/>
                <w:right w:val="none" w:sz="0" w:space="0" w:color="auto"/>
              </w:divBdr>
            </w:div>
            <w:div w:id="1733113640">
              <w:marLeft w:val="0"/>
              <w:marRight w:val="0"/>
              <w:marTop w:val="0"/>
              <w:marBottom w:val="0"/>
              <w:divBdr>
                <w:top w:val="none" w:sz="0" w:space="0" w:color="auto"/>
                <w:left w:val="none" w:sz="0" w:space="0" w:color="auto"/>
                <w:bottom w:val="none" w:sz="0" w:space="0" w:color="auto"/>
                <w:right w:val="none" w:sz="0" w:space="0" w:color="auto"/>
              </w:divBdr>
            </w:div>
            <w:div w:id="78252809">
              <w:marLeft w:val="0"/>
              <w:marRight w:val="0"/>
              <w:marTop w:val="0"/>
              <w:marBottom w:val="0"/>
              <w:divBdr>
                <w:top w:val="none" w:sz="0" w:space="0" w:color="auto"/>
                <w:left w:val="none" w:sz="0" w:space="0" w:color="auto"/>
                <w:bottom w:val="none" w:sz="0" w:space="0" w:color="auto"/>
                <w:right w:val="none" w:sz="0" w:space="0" w:color="auto"/>
              </w:divBdr>
            </w:div>
            <w:div w:id="1496190262">
              <w:marLeft w:val="0"/>
              <w:marRight w:val="0"/>
              <w:marTop w:val="0"/>
              <w:marBottom w:val="0"/>
              <w:divBdr>
                <w:top w:val="none" w:sz="0" w:space="0" w:color="auto"/>
                <w:left w:val="none" w:sz="0" w:space="0" w:color="auto"/>
                <w:bottom w:val="none" w:sz="0" w:space="0" w:color="auto"/>
                <w:right w:val="none" w:sz="0" w:space="0" w:color="auto"/>
              </w:divBdr>
            </w:div>
            <w:div w:id="1522431651">
              <w:marLeft w:val="0"/>
              <w:marRight w:val="0"/>
              <w:marTop w:val="0"/>
              <w:marBottom w:val="0"/>
              <w:divBdr>
                <w:top w:val="none" w:sz="0" w:space="0" w:color="auto"/>
                <w:left w:val="none" w:sz="0" w:space="0" w:color="auto"/>
                <w:bottom w:val="none" w:sz="0" w:space="0" w:color="auto"/>
                <w:right w:val="none" w:sz="0" w:space="0" w:color="auto"/>
              </w:divBdr>
            </w:div>
            <w:div w:id="1741900255">
              <w:marLeft w:val="0"/>
              <w:marRight w:val="0"/>
              <w:marTop w:val="0"/>
              <w:marBottom w:val="0"/>
              <w:divBdr>
                <w:top w:val="none" w:sz="0" w:space="0" w:color="auto"/>
                <w:left w:val="none" w:sz="0" w:space="0" w:color="auto"/>
                <w:bottom w:val="none" w:sz="0" w:space="0" w:color="auto"/>
                <w:right w:val="none" w:sz="0" w:space="0" w:color="auto"/>
              </w:divBdr>
            </w:div>
            <w:div w:id="117454674">
              <w:marLeft w:val="0"/>
              <w:marRight w:val="0"/>
              <w:marTop w:val="0"/>
              <w:marBottom w:val="0"/>
              <w:divBdr>
                <w:top w:val="none" w:sz="0" w:space="0" w:color="auto"/>
                <w:left w:val="none" w:sz="0" w:space="0" w:color="auto"/>
                <w:bottom w:val="none" w:sz="0" w:space="0" w:color="auto"/>
                <w:right w:val="none" w:sz="0" w:space="0" w:color="auto"/>
              </w:divBdr>
            </w:div>
            <w:div w:id="1605306206">
              <w:marLeft w:val="0"/>
              <w:marRight w:val="0"/>
              <w:marTop w:val="0"/>
              <w:marBottom w:val="0"/>
              <w:divBdr>
                <w:top w:val="none" w:sz="0" w:space="0" w:color="auto"/>
                <w:left w:val="none" w:sz="0" w:space="0" w:color="auto"/>
                <w:bottom w:val="none" w:sz="0" w:space="0" w:color="auto"/>
                <w:right w:val="none" w:sz="0" w:space="0" w:color="auto"/>
              </w:divBdr>
            </w:div>
            <w:div w:id="610818724">
              <w:marLeft w:val="0"/>
              <w:marRight w:val="0"/>
              <w:marTop w:val="0"/>
              <w:marBottom w:val="0"/>
              <w:divBdr>
                <w:top w:val="none" w:sz="0" w:space="0" w:color="auto"/>
                <w:left w:val="none" w:sz="0" w:space="0" w:color="auto"/>
                <w:bottom w:val="none" w:sz="0" w:space="0" w:color="auto"/>
                <w:right w:val="none" w:sz="0" w:space="0" w:color="auto"/>
              </w:divBdr>
            </w:div>
            <w:div w:id="1810398364">
              <w:marLeft w:val="0"/>
              <w:marRight w:val="0"/>
              <w:marTop w:val="0"/>
              <w:marBottom w:val="0"/>
              <w:divBdr>
                <w:top w:val="none" w:sz="0" w:space="0" w:color="auto"/>
                <w:left w:val="none" w:sz="0" w:space="0" w:color="auto"/>
                <w:bottom w:val="none" w:sz="0" w:space="0" w:color="auto"/>
                <w:right w:val="none" w:sz="0" w:space="0" w:color="auto"/>
              </w:divBdr>
            </w:div>
            <w:div w:id="282418321">
              <w:marLeft w:val="0"/>
              <w:marRight w:val="0"/>
              <w:marTop w:val="0"/>
              <w:marBottom w:val="0"/>
              <w:divBdr>
                <w:top w:val="none" w:sz="0" w:space="0" w:color="auto"/>
                <w:left w:val="none" w:sz="0" w:space="0" w:color="auto"/>
                <w:bottom w:val="none" w:sz="0" w:space="0" w:color="auto"/>
                <w:right w:val="none" w:sz="0" w:space="0" w:color="auto"/>
              </w:divBdr>
            </w:div>
            <w:div w:id="1306008062">
              <w:marLeft w:val="0"/>
              <w:marRight w:val="0"/>
              <w:marTop w:val="0"/>
              <w:marBottom w:val="0"/>
              <w:divBdr>
                <w:top w:val="none" w:sz="0" w:space="0" w:color="auto"/>
                <w:left w:val="none" w:sz="0" w:space="0" w:color="auto"/>
                <w:bottom w:val="none" w:sz="0" w:space="0" w:color="auto"/>
                <w:right w:val="none" w:sz="0" w:space="0" w:color="auto"/>
              </w:divBdr>
            </w:div>
            <w:div w:id="1030568126">
              <w:marLeft w:val="0"/>
              <w:marRight w:val="0"/>
              <w:marTop w:val="0"/>
              <w:marBottom w:val="0"/>
              <w:divBdr>
                <w:top w:val="none" w:sz="0" w:space="0" w:color="auto"/>
                <w:left w:val="none" w:sz="0" w:space="0" w:color="auto"/>
                <w:bottom w:val="none" w:sz="0" w:space="0" w:color="auto"/>
                <w:right w:val="none" w:sz="0" w:space="0" w:color="auto"/>
              </w:divBdr>
            </w:div>
            <w:div w:id="166993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715">
      <w:bodyDiv w:val="1"/>
      <w:marLeft w:val="0"/>
      <w:marRight w:val="0"/>
      <w:marTop w:val="0"/>
      <w:marBottom w:val="0"/>
      <w:divBdr>
        <w:top w:val="none" w:sz="0" w:space="0" w:color="auto"/>
        <w:left w:val="none" w:sz="0" w:space="0" w:color="auto"/>
        <w:bottom w:val="none" w:sz="0" w:space="0" w:color="auto"/>
        <w:right w:val="none" w:sz="0" w:space="0" w:color="auto"/>
      </w:divBdr>
      <w:divsChild>
        <w:div w:id="1507092171">
          <w:marLeft w:val="0"/>
          <w:marRight w:val="0"/>
          <w:marTop w:val="0"/>
          <w:marBottom w:val="0"/>
          <w:divBdr>
            <w:top w:val="none" w:sz="0" w:space="0" w:color="auto"/>
            <w:left w:val="none" w:sz="0" w:space="0" w:color="auto"/>
            <w:bottom w:val="none" w:sz="0" w:space="0" w:color="auto"/>
            <w:right w:val="none" w:sz="0" w:space="0" w:color="auto"/>
          </w:divBdr>
        </w:div>
      </w:divsChild>
    </w:div>
    <w:div w:id="485979886">
      <w:bodyDiv w:val="1"/>
      <w:marLeft w:val="0"/>
      <w:marRight w:val="0"/>
      <w:marTop w:val="0"/>
      <w:marBottom w:val="0"/>
      <w:divBdr>
        <w:top w:val="none" w:sz="0" w:space="0" w:color="auto"/>
        <w:left w:val="none" w:sz="0" w:space="0" w:color="auto"/>
        <w:bottom w:val="none" w:sz="0" w:space="0" w:color="auto"/>
        <w:right w:val="none" w:sz="0" w:space="0" w:color="auto"/>
      </w:divBdr>
      <w:divsChild>
        <w:div w:id="1695617213">
          <w:marLeft w:val="0"/>
          <w:marRight w:val="0"/>
          <w:marTop w:val="0"/>
          <w:marBottom w:val="0"/>
          <w:divBdr>
            <w:top w:val="none" w:sz="0" w:space="0" w:color="auto"/>
            <w:left w:val="none" w:sz="0" w:space="0" w:color="auto"/>
            <w:bottom w:val="none" w:sz="0" w:space="0" w:color="auto"/>
            <w:right w:val="none" w:sz="0" w:space="0" w:color="auto"/>
          </w:divBdr>
        </w:div>
        <w:div w:id="2009207980">
          <w:marLeft w:val="0"/>
          <w:marRight w:val="0"/>
          <w:marTop w:val="0"/>
          <w:marBottom w:val="0"/>
          <w:divBdr>
            <w:top w:val="none" w:sz="0" w:space="0" w:color="auto"/>
            <w:left w:val="none" w:sz="0" w:space="0" w:color="auto"/>
            <w:bottom w:val="none" w:sz="0" w:space="0" w:color="auto"/>
            <w:right w:val="none" w:sz="0" w:space="0" w:color="auto"/>
          </w:divBdr>
          <w:divsChild>
            <w:div w:id="15454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7275">
      <w:bodyDiv w:val="1"/>
      <w:marLeft w:val="0"/>
      <w:marRight w:val="0"/>
      <w:marTop w:val="0"/>
      <w:marBottom w:val="0"/>
      <w:divBdr>
        <w:top w:val="none" w:sz="0" w:space="0" w:color="auto"/>
        <w:left w:val="none" w:sz="0" w:space="0" w:color="auto"/>
        <w:bottom w:val="none" w:sz="0" w:space="0" w:color="auto"/>
        <w:right w:val="none" w:sz="0" w:space="0" w:color="auto"/>
      </w:divBdr>
      <w:divsChild>
        <w:div w:id="750086087">
          <w:marLeft w:val="0"/>
          <w:marRight w:val="0"/>
          <w:marTop w:val="0"/>
          <w:marBottom w:val="0"/>
          <w:divBdr>
            <w:top w:val="none" w:sz="0" w:space="0" w:color="auto"/>
            <w:left w:val="none" w:sz="0" w:space="0" w:color="auto"/>
            <w:bottom w:val="none" w:sz="0" w:space="0" w:color="auto"/>
            <w:right w:val="none" w:sz="0" w:space="0" w:color="auto"/>
          </w:divBdr>
        </w:div>
        <w:div w:id="1792169777">
          <w:marLeft w:val="0"/>
          <w:marRight w:val="0"/>
          <w:marTop w:val="0"/>
          <w:marBottom w:val="0"/>
          <w:divBdr>
            <w:top w:val="none" w:sz="0" w:space="0" w:color="auto"/>
            <w:left w:val="none" w:sz="0" w:space="0" w:color="auto"/>
            <w:bottom w:val="none" w:sz="0" w:space="0" w:color="auto"/>
            <w:right w:val="none" w:sz="0" w:space="0" w:color="auto"/>
          </w:divBdr>
        </w:div>
      </w:divsChild>
    </w:div>
    <w:div w:id="542442766">
      <w:bodyDiv w:val="1"/>
      <w:marLeft w:val="0"/>
      <w:marRight w:val="0"/>
      <w:marTop w:val="0"/>
      <w:marBottom w:val="0"/>
      <w:divBdr>
        <w:top w:val="none" w:sz="0" w:space="0" w:color="auto"/>
        <w:left w:val="none" w:sz="0" w:space="0" w:color="auto"/>
        <w:bottom w:val="none" w:sz="0" w:space="0" w:color="auto"/>
        <w:right w:val="none" w:sz="0" w:space="0" w:color="auto"/>
      </w:divBdr>
      <w:divsChild>
        <w:div w:id="860708014">
          <w:marLeft w:val="0"/>
          <w:marRight w:val="0"/>
          <w:marTop w:val="0"/>
          <w:marBottom w:val="0"/>
          <w:divBdr>
            <w:top w:val="none" w:sz="0" w:space="0" w:color="auto"/>
            <w:left w:val="none" w:sz="0" w:space="0" w:color="auto"/>
            <w:bottom w:val="none" w:sz="0" w:space="0" w:color="auto"/>
            <w:right w:val="none" w:sz="0" w:space="0" w:color="auto"/>
          </w:divBdr>
        </w:div>
      </w:divsChild>
    </w:div>
    <w:div w:id="561214890">
      <w:bodyDiv w:val="1"/>
      <w:marLeft w:val="0"/>
      <w:marRight w:val="0"/>
      <w:marTop w:val="0"/>
      <w:marBottom w:val="0"/>
      <w:divBdr>
        <w:top w:val="none" w:sz="0" w:space="0" w:color="auto"/>
        <w:left w:val="none" w:sz="0" w:space="0" w:color="auto"/>
        <w:bottom w:val="none" w:sz="0" w:space="0" w:color="auto"/>
        <w:right w:val="none" w:sz="0" w:space="0" w:color="auto"/>
      </w:divBdr>
      <w:divsChild>
        <w:div w:id="1610358777">
          <w:marLeft w:val="0"/>
          <w:marRight w:val="0"/>
          <w:marTop w:val="0"/>
          <w:marBottom w:val="0"/>
          <w:divBdr>
            <w:top w:val="none" w:sz="0" w:space="0" w:color="auto"/>
            <w:left w:val="none" w:sz="0" w:space="0" w:color="auto"/>
            <w:bottom w:val="none" w:sz="0" w:space="0" w:color="auto"/>
            <w:right w:val="none" w:sz="0" w:space="0" w:color="auto"/>
          </w:divBdr>
          <w:divsChild>
            <w:div w:id="890775630">
              <w:marLeft w:val="0"/>
              <w:marRight w:val="0"/>
              <w:marTop w:val="0"/>
              <w:marBottom w:val="0"/>
              <w:divBdr>
                <w:top w:val="none" w:sz="0" w:space="0" w:color="auto"/>
                <w:left w:val="none" w:sz="0" w:space="0" w:color="auto"/>
                <w:bottom w:val="none" w:sz="0" w:space="0" w:color="auto"/>
                <w:right w:val="none" w:sz="0" w:space="0" w:color="auto"/>
              </w:divBdr>
            </w:div>
            <w:div w:id="124433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3396">
      <w:bodyDiv w:val="1"/>
      <w:marLeft w:val="0"/>
      <w:marRight w:val="0"/>
      <w:marTop w:val="0"/>
      <w:marBottom w:val="0"/>
      <w:divBdr>
        <w:top w:val="none" w:sz="0" w:space="0" w:color="auto"/>
        <w:left w:val="none" w:sz="0" w:space="0" w:color="auto"/>
        <w:bottom w:val="none" w:sz="0" w:space="0" w:color="auto"/>
        <w:right w:val="none" w:sz="0" w:space="0" w:color="auto"/>
      </w:divBdr>
      <w:divsChild>
        <w:div w:id="742681642">
          <w:marLeft w:val="0"/>
          <w:marRight w:val="0"/>
          <w:marTop w:val="0"/>
          <w:marBottom w:val="0"/>
          <w:divBdr>
            <w:top w:val="none" w:sz="0" w:space="0" w:color="auto"/>
            <w:left w:val="none" w:sz="0" w:space="0" w:color="auto"/>
            <w:bottom w:val="none" w:sz="0" w:space="0" w:color="auto"/>
            <w:right w:val="none" w:sz="0" w:space="0" w:color="auto"/>
          </w:divBdr>
          <w:divsChild>
            <w:div w:id="16441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86680">
      <w:bodyDiv w:val="1"/>
      <w:marLeft w:val="0"/>
      <w:marRight w:val="0"/>
      <w:marTop w:val="0"/>
      <w:marBottom w:val="0"/>
      <w:divBdr>
        <w:top w:val="none" w:sz="0" w:space="0" w:color="auto"/>
        <w:left w:val="none" w:sz="0" w:space="0" w:color="auto"/>
        <w:bottom w:val="none" w:sz="0" w:space="0" w:color="auto"/>
        <w:right w:val="none" w:sz="0" w:space="0" w:color="auto"/>
      </w:divBdr>
      <w:divsChild>
        <w:div w:id="1121267146">
          <w:marLeft w:val="0"/>
          <w:marRight w:val="0"/>
          <w:marTop w:val="0"/>
          <w:marBottom w:val="0"/>
          <w:divBdr>
            <w:top w:val="none" w:sz="0" w:space="0" w:color="auto"/>
            <w:left w:val="none" w:sz="0" w:space="0" w:color="auto"/>
            <w:bottom w:val="none" w:sz="0" w:space="0" w:color="auto"/>
            <w:right w:val="none" w:sz="0" w:space="0" w:color="auto"/>
          </w:divBdr>
          <w:divsChild>
            <w:div w:id="10940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79861">
      <w:bodyDiv w:val="1"/>
      <w:marLeft w:val="0"/>
      <w:marRight w:val="0"/>
      <w:marTop w:val="0"/>
      <w:marBottom w:val="0"/>
      <w:divBdr>
        <w:top w:val="none" w:sz="0" w:space="0" w:color="auto"/>
        <w:left w:val="none" w:sz="0" w:space="0" w:color="auto"/>
        <w:bottom w:val="none" w:sz="0" w:space="0" w:color="auto"/>
        <w:right w:val="none" w:sz="0" w:space="0" w:color="auto"/>
      </w:divBdr>
      <w:divsChild>
        <w:div w:id="1531649020">
          <w:marLeft w:val="0"/>
          <w:marRight w:val="0"/>
          <w:marTop w:val="0"/>
          <w:marBottom w:val="0"/>
          <w:divBdr>
            <w:top w:val="none" w:sz="0" w:space="0" w:color="auto"/>
            <w:left w:val="none" w:sz="0" w:space="0" w:color="auto"/>
            <w:bottom w:val="none" w:sz="0" w:space="0" w:color="auto"/>
            <w:right w:val="none" w:sz="0" w:space="0" w:color="auto"/>
          </w:divBdr>
        </w:div>
        <w:div w:id="846943990">
          <w:marLeft w:val="0"/>
          <w:marRight w:val="0"/>
          <w:marTop w:val="0"/>
          <w:marBottom w:val="0"/>
          <w:divBdr>
            <w:top w:val="none" w:sz="0" w:space="0" w:color="auto"/>
            <w:left w:val="none" w:sz="0" w:space="0" w:color="auto"/>
            <w:bottom w:val="none" w:sz="0" w:space="0" w:color="auto"/>
            <w:right w:val="none" w:sz="0" w:space="0" w:color="auto"/>
          </w:divBdr>
        </w:div>
        <w:div w:id="854273065">
          <w:marLeft w:val="0"/>
          <w:marRight w:val="0"/>
          <w:marTop w:val="0"/>
          <w:marBottom w:val="0"/>
          <w:divBdr>
            <w:top w:val="none" w:sz="0" w:space="0" w:color="auto"/>
            <w:left w:val="none" w:sz="0" w:space="0" w:color="auto"/>
            <w:bottom w:val="none" w:sz="0" w:space="0" w:color="auto"/>
            <w:right w:val="none" w:sz="0" w:space="0" w:color="auto"/>
          </w:divBdr>
        </w:div>
        <w:div w:id="1058363087">
          <w:marLeft w:val="0"/>
          <w:marRight w:val="0"/>
          <w:marTop w:val="0"/>
          <w:marBottom w:val="0"/>
          <w:divBdr>
            <w:top w:val="none" w:sz="0" w:space="0" w:color="auto"/>
            <w:left w:val="none" w:sz="0" w:space="0" w:color="auto"/>
            <w:bottom w:val="none" w:sz="0" w:space="0" w:color="auto"/>
            <w:right w:val="none" w:sz="0" w:space="0" w:color="auto"/>
          </w:divBdr>
        </w:div>
        <w:div w:id="1718435728">
          <w:marLeft w:val="0"/>
          <w:marRight w:val="0"/>
          <w:marTop w:val="0"/>
          <w:marBottom w:val="0"/>
          <w:divBdr>
            <w:top w:val="none" w:sz="0" w:space="0" w:color="auto"/>
            <w:left w:val="none" w:sz="0" w:space="0" w:color="auto"/>
            <w:bottom w:val="none" w:sz="0" w:space="0" w:color="auto"/>
            <w:right w:val="none" w:sz="0" w:space="0" w:color="auto"/>
          </w:divBdr>
        </w:div>
        <w:div w:id="185287670">
          <w:marLeft w:val="0"/>
          <w:marRight w:val="0"/>
          <w:marTop w:val="0"/>
          <w:marBottom w:val="0"/>
          <w:divBdr>
            <w:top w:val="none" w:sz="0" w:space="0" w:color="auto"/>
            <w:left w:val="none" w:sz="0" w:space="0" w:color="auto"/>
            <w:bottom w:val="none" w:sz="0" w:space="0" w:color="auto"/>
            <w:right w:val="none" w:sz="0" w:space="0" w:color="auto"/>
          </w:divBdr>
        </w:div>
        <w:div w:id="1542785870">
          <w:marLeft w:val="0"/>
          <w:marRight w:val="0"/>
          <w:marTop w:val="0"/>
          <w:marBottom w:val="0"/>
          <w:divBdr>
            <w:top w:val="none" w:sz="0" w:space="0" w:color="auto"/>
            <w:left w:val="none" w:sz="0" w:space="0" w:color="auto"/>
            <w:bottom w:val="none" w:sz="0" w:space="0" w:color="auto"/>
            <w:right w:val="none" w:sz="0" w:space="0" w:color="auto"/>
          </w:divBdr>
        </w:div>
        <w:div w:id="856769331">
          <w:marLeft w:val="0"/>
          <w:marRight w:val="0"/>
          <w:marTop w:val="0"/>
          <w:marBottom w:val="0"/>
          <w:divBdr>
            <w:top w:val="none" w:sz="0" w:space="0" w:color="auto"/>
            <w:left w:val="none" w:sz="0" w:space="0" w:color="auto"/>
            <w:bottom w:val="none" w:sz="0" w:space="0" w:color="auto"/>
            <w:right w:val="none" w:sz="0" w:space="0" w:color="auto"/>
          </w:divBdr>
        </w:div>
        <w:div w:id="209146858">
          <w:marLeft w:val="0"/>
          <w:marRight w:val="0"/>
          <w:marTop w:val="0"/>
          <w:marBottom w:val="0"/>
          <w:divBdr>
            <w:top w:val="none" w:sz="0" w:space="0" w:color="auto"/>
            <w:left w:val="none" w:sz="0" w:space="0" w:color="auto"/>
            <w:bottom w:val="none" w:sz="0" w:space="0" w:color="auto"/>
            <w:right w:val="none" w:sz="0" w:space="0" w:color="auto"/>
          </w:divBdr>
        </w:div>
        <w:div w:id="1712874684">
          <w:marLeft w:val="0"/>
          <w:marRight w:val="0"/>
          <w:marTop w:val="0"/>
          <w:marBottom w:val="0"/>
          <w:divBdr>
            <w:top w:val="none" w:sz="0" w:space="0" w:color="auto"/>
            <w:left w:val="none" w:sz="0" w:space="0" w:color="auto"/>
            <w:bottom w:val="none" w:sz="0" w:space="0" w:color="auto"/>
            <w:right w:val="none" w:sz="0" w:space="0" w:color="auto"/>
          </w:divBdr>
        </w:div>
        <w:div w:id="870412740">
          <w:marLeft w:val="0"/>
          <w:marRight w:val="0"/>
          <w:marTop w:val="0"/>
          <w:marBottom w:val="0"/>
          <w:divBdr>
            <w:top w:val="none" w:sz="0" w:space="0" w:color="auto"/>
            <w:left w:val="none" w:sz="0" w:space="0" w:color="auto"/>
            <w:bottom w:val="none" w:sz="0" w:space="0" w:color="auto"/>
            <w:right w:val="none" w:sz="0" w:space="0" w:color="auto"/>
          </w:divBdr>
        </w:div>
        <w:div w:id="384572696">
          <w:marLeft w:val="0"/>
          <w:marRight w:val="0"/>
          <w:marTop w:val="0"/>
          <w:marBottom w:val="0"/>
          <w:divBdr>
            <w:top w:val="none" w:sz="0" w:space="0" w:color="auto"/>
            <w:left w:val="none" w:sz="0" w:space="0" w:color="auto"/>
            <w:bottom w:val="none" w:sz="0" w:space="0" w:color="auto"/>
            <w:right w:val="none" w:sz="0" w:space="0" w:color="auto"/>
          </w:divBdr>
        </w:div>
        <w:div w:id="888958420">
          <w:marLeft w:val="0"/>
          <w:marRight w:val="0"/>
          <w:marTop w:val="0"/>
          <w:marBottom w:val="0"/>
          <w:divBdr>
            <w:top w:val="none" w:sz="0" w:space="0" w:color="auto"/>
            <w:left w:val="none" w:sz="0" w:space="0" w:color="auto"/>
            <w:bottom w:val="none" w:sz="0" w:space="0" w:color="auto"/>
            <w:right w:val="none" w:sz="0" w:space="0" w:color="auto"/>
          </w:divBdr>
        </w:div>
        <w:div w:id="13385078">
          <w:marLeft w:val="0"/>
          <w:marRight w:val="0"/>
          <w:marTop w:val="0"/>
          <w:marBottom w:val="0"/>
          <w:divBdr>
            <w:top w:val="none" w:sz="0" w:space="0" w:color="auto"/>
            <w:left w:val="none" w:sz="0" w:space="0" w:color="auto"/>
            <w:bottom w:val="none" w:sz="0" w:space="0" w:color="auto"/>
            <w:right w:val="none" w:sz="0" w:space="0" w:color="auto"/>
          </w:divBdr>
        </w:div>
        <w:div w:id="1612472878">
          <w:marLeft w:val="0"/>
          <w:marRight w:val="0"/>
          <w:marTop w:val="0"/>
          <w:marBottom w:val="0"/>
          <w:divBdr>
            <w:top w:val="none" w:sz="0" w:space="0" w:color="auto"/>
            <w:left w:val="none" w:sz="0" w:space="0" w:color="auto"/>
            <w:bottom w:val="none" w:sz="0" w:space="0" w:color="auto"/>
            <w:right w:val="none" w:sz="0" w:space="0" w:color="auto"/>
          </w:divBdr>
        </w:div>
        <w:div w:id="475680605">
          <w:marLeft w:val="0"/>
          <w:marRight w:val="0"/>
          <w:marTop w:val="0"/>
          <w:marBottom w:val="0"/>
          <w:divBdr>
            <w:top w:val="none" w:sz="0" w:space="0" w:color="auto"/>
            <w:left w:val="none" w:sz="0" w:space="0" w:color="auto"/>
            <w:bottom w:val="none" w:sz="0" w:space="0" w:color="auto"/>
            <w:right w:val="none" w:sz="0" w:space="0" w:color="auto"/>
          </w:divBdr>
        </w:div>
        <w:div w:id="1040789203">
          <w:marLeft w:val="0"/>
          <w:marRight w:val="0"/>
          <w:marTop w:val="0"/>
          <w:marBottom w:val="0"/>
          <w:divBdr>
            <w:top w:val="none" w:sz="0" w:space="0" w:color="auto"/>
            <w:left w:val="none" w:sz="0" w:space="0" w:color="auto"/>
            <w:bottom w:val="none" w:sz="0" w:space="0" w:color="auto"/>
            <w:right w:val="none" w:sz="0" w:space="0" w:color="auto"/>
          </w:divBdr>
        </w:div>
        <w:div w:id="2018731574">
          <w:marLeft w:val="0"/>
          <w:marRight w:val="0"/>
          <w:marTop w:val="0"/>
          <w:marBottom w:val="0"/>
          <w:divBdr>
            <w:top w:val="none" w:sz="0" w:space="0" w:color="auto"/>
            <w:left w:val="none" w:sz="0" w:space="0" w:color="auto"/>
            <w:bottom w:val="none" w:sz="0" w:space="0" w:color="auto"/>
            <w:right w:val="none" w:sz="0" w:space="0" w:color="auto"/>
          </w:divBdr>
        </w:div>
        <w:div w:id="1134103314">
          <w:marLeft w:val="0"/>
          <w:marRight w:val="0"/>
          <w:marTop w:val="0"/>
          <w:marBottom w:val="0"/>
          <w:divBdr>
            <w:top w:val="none" w:sz="0" w:space="0" w:color="auto"/>
            <w:left w:val="none" w:sz="0" w:space="0" w:color="auto"/>
            <w:bottom w:val="none" w:sz="0" w:space="0" w:color="auto"/>
            <w:right w:val="none" w:sz="0" w:space="0" w:color="auto"/>
          </w:divBdr>
        </w:div>
        <w:div w:id="1067460671">
          <w:marLeft w:val="0"/>
          <w:marRight w:val="0"/>
          <w:marTop w:val="0"/>
          <w:marBottom w:val="0"/>
          <w:divBdr>
            <w:top w:val="none" w:sz="0" w:space="0" w:color="auto"/>
            <w:left w:val="none" w:sz="0" w:space="0" w:color="auto"/>
            <w:bottom w:val="none" w:sz="0" w:space="0" w:color="auto"/>
            <w:right w:val="none" w:sz="0" w:space="0" w:color="auto"/>
          </w:divBdr>
        </w:div>
        <w:div w:id="513767340">
          <w:marLeft w:val="0"/>
          <w:marRight w:val="0"/>
          <w:marTop w:val="0"/>
          <w:marBottom w:val="0"/>
          <w:divBdr>
            <w:top w:val="none" w:sz="0" w:space="0" w:color="auto"/>
            <w:left w:val="none" w:sz="0" w:space="0" w:color="auto"/>
            <w:bottom w:val="none" w:sz="0" w:space="0" w:color="auto"/>
            <w:right w:val="none" w:sz="0" w:space="0" w:color="auto"/>
          </w:divBdr>
        </w:div>
      </w:divsChild>
    </w:div>
    <w:div w:id="798036348">
      <w:bodyDiv w:val="1"/>
      <w:marLeft w:val="0"/>
      <w:marRight w:val="0"/>
      <w:marTop w:val="0"/>
      <w:marBottom w:val="0"/>
      <w:divBdr>
        <w:top w:val="none" w:sz="0" w:space="0" w:color="auto"/>
        <w:left w:val="none" w:sz="0" w:space="0" w:color="auto"/>
        <w:bottom w:val="none" w:sz="0" w:space="0" w:color="auto"/>
        <w:right w:val="none" w:sz="0" w:space="0" w:color="auto"/>
      </w:divBdr>
      <w:divsChild>
        <w:div w:id="1267814814">
          <w:marLeft w:val="0"/>
          <w:marRight w:val="0"/>
          <w:marTop w:val="0"/>
          <w:marBottom w:val="0"/>
          <w:divBdr>
            <w:top w:val="none" w:sz="0" w:space="0" w:color="auto"/>
            <w:left w:val="none" w:sz="0" w:space="0" w:color="auto"/>
            <w:bottom w:val="none" w:sz="0" w:space="0" w:color="auto"/>
            <w:right w:val="none" w:sz="0" w:space="0" w:color="auto"/>
          </w:divBdr>
          <w:divsChild>
            <w:div w:id="13018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816">
      <w:bodyDiv w:val="1"/>
      <w:marLeft w:val="0"/>
      <w:marRight w:val="0"/>
      <w:marTop w:val="0"/>
      <w:marBottom w:val="0"/>
      <w:divBdr>
        <w:top w:val="none" w:sz="0" w:space="0" w:color="auto"/>
        <w:left w:val="none" w:sz="0" w:space="0" w:color="auto"/>
        <w:bottom w:val="none" w:sz="0" w:space="0" w:color="auto"/>
        <w:right w:val="none" w:sz="0" w:space="0" w:color="auto"/>
      </w:divBdr>
      <w:divsChild>
        <w:div w:id="283585530">
          <w:marLeft w:val="0"/>
          <w:marRight w:val="0"/>
          <w:marTop w:val="0"/>
          <w:marBottom w:val="0"/>
          <w:divBdr>
            <w:top w:val="none" w:sz="0" w:space="0" w:color="auto"/>
            <w:left w:val="none" w:sz="0" w:space="0" w:color="auto"/>
            <w:bottom w:val="none" w:sz="0" w:space="0" w:color="auto"/>
            <w:right w:val="none" w:sz="0" w:space="0" w:color="auto"/>
          </w:divBdr>
          <w:divsChild>
            <w:div w:id="23557431">
              <w:marLeft w:val="0"/>
              <w:marRight w:val="0"/>
              <w:marTop w:val="0"/>
              <w:marBottom w:val="0"/>
              <w:divBdr>
                <w:top w:val="none" w:sz="0" w:space="0" w:color="auto"/>
                <w:left w:val="none" w:sz="0" w:space="0" w:color="auto"/>
                <w:bottom w:val="none" w:sz="0" w:space="0" w:color="auto"/>
                <w:right w:val="none" w:sz="0" w:space="0" w:color="auto"/>
              </w:divBdr>
            </w:div>
            <w:div w:id="77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3634">
      <w:bodyDiv w:val="1"/>
      <w:marLeft w:val="0"/>
      <w:marRight w:val="0"/>
      <w:marTop w:val="0"/>
      <w:marBottom w:val="0"/>
      <w:divBdr>
        <w:top w:val="none" w:sz="0" w:space="0" w:color="auto"/>
        <w:left w:val="none" w:sz="0" w:space="0" w:color="auto"/>
        <w:bottom w:val="none" w:sz="0" w:space="0" w:color="auto"/>
        <w:right w:val="none" w:sz="0" w:space="0" w:color="auto"/>
      </w:divBdr>
      <w:divsChild>
        <w:div w:id="1142383738">
          <w:marLeft w:val="0"/>
          <w:marRight w:val="0"/>
          <w:marTop w:val="0"/>
          <w:marBottom w:val="0"/>
          <w:divBdr>
            <w:top w:val="none" w:sz="0" w:space="0" w:color="auto"/>
            <w:left w:val="none" w:sz="0" w:space="0" w:color="auto"/>
            <w:bottom w:val="none" w:sz="0" w:space="0" w:color="auto"/>
            <w:right w:val="none" w:sz="0" w:space="0" w:color="auto"/>
          </w:divBdr>
        </w:div>
      </w:divsChild>
    </w:div>
    <w:div w:id="853687595">
      <w:bodyDiv w:val="1"/>
      <w:marLeft w:val="0"/>
      <w:marRight w:val="0"/>
      <w:marTop w:val="0"/>
      <w:marBottom w:val="0"/>
      <w:divBdr>
        <w:top w:val="none" w:sz="0" w:space="0" w:color="auto"/>
        <w:left w:val="none" w:sz="0" w:space="0" w:color="auto"/>
        <w:bottom w:val="none" w:sz="0" w:space="0" w:color="auto"/>
        <w:right w:val="none" w:sz="0" w:space="0" w:color="auto"/>
      </w:divBdr>
      <w:divsChild>
        <w:div w:id="14381589">
          <w:marLeft w:val="0"/>
          <w:marRight w:val="0"/>
          <w:marTop w:val="0"/>
          <w:marBottom w:val="0"/>
          <w:divBdr>
            <w:top w:val="none" w:sz="0" w:space="0" w:color="auto"/>
            <w:left w:val="none" w:sz="0" w:space="0" w:color="auto"/>
            <w:bottom w:val="none" w:sz="0" w:space="0" w:color="auto"/>
            <w:right w:val="none" w:sz="0" w:space="0" w:color="auto"/>
          </w:divBdr>
        </w:div>
        <w:div w:id="1282346279">
          <w:marLeft w:val="0"/>
          <w:marRight w:val="0"/>
          <w:marTop w:val="0"/>
          <w:marBottom w:val="0"/>
          <w:divBdr>
            <w:top w:val="none" w:sz="0" w:space="0" w:color="auto"/>
            <w:left w:val="none" w:sz="0" w:space="0" w:color="auto"/>
            <w:bottom w:val="none" w:sz="0" w:space="0" w:color="auto"/>
            <w:right w:val="none" w:sz="0" w:space="0" w:color="auto"/>
          </w:divBdr>
        </w:div>
        <w:div w:id="422117671">
          <w:marLeft w:val="0"/>
          <w:marRight w:val="0"/>
          <w:marTop w:val="0"/>
          <w:marBottom w:val="0"/>
          <w:divBdr>
            <w:top w:val="none" w:sz="0" w:space="0" w:color="auto"/>
            <w:left w:val="none" w:sz="0" w:space="0" w:color="auto"/>
            <w:bottom w:val="none" w:sz="0" w:space="0" w:color="auto"/>
            <w:right w:val="none" w:sz="0" w:space="0" w:color="auto"/>
          </w:divBdr>
        </w:div>
        <w:div w:id="786042980">
          <w:marLeft w:val="0"/>
          <w:marRight w:val="0"/>
          <w:marTop w:val="0"/>
          <w:marBottom w:val="0"/>
          <w:divBdr>
            <w:top w:val="none" w:sz="0" w:space="0" w:color="auto"/>
            <w:left w:val="none" w:sz="0" w:space="0" w:color="auto"/>
            <w:bottom w:val="none" w:sz="0" w:space="0" w:color="auto"/>
            <w:right w:val="none" w:sz="0" w:space="0" w:color="auto"/>
          </w:divBdr>
        </w:div>
        <w:div w:id="1273321665">
          <w:marLeft w:val="0"/>
          <w:marRight w:val="0"/>
          <w:marTop w:val="0"/>
          <w:marBottom w:val="0"/>
          <w:divBdr>
            <w:top w:val="none" w:sz="0" w:space="0" w:color="auto"/>
            <w:left w:val="none" w:sz="0" w:space="0" w:color="auto"/>
            <w:bottom w:val="none" w:sz="0" w:space="0" w:color="auto"/>
            <w:right w:val="none" w:sz="0" w:space="0" w:color="auto"/>
          </w:divBdr>
        </w:div>
        <w:div w:id="2040620145">
          <w:marLeft w:val="0"/>
          <w:marRight w:val="0"/>
          <w:marTop w:val="0"/>
          <w:marBottom w:val="0"/>
          <w:divBdr>
            <w:top w:val="none" w:sz="0" w:space="0" w:color="auto"/>
            <w:left w:val="none" w:sz="0" w:space="0" w:color="auto"/>
            <w:bottom w:val="none" w:sz="0" w:space="0" w:color="auto"/>
            <w:right w:val="none" w:sz="0" w:space="0" w:color="auto"/>
          </w:divBdr>
        </w:div>
        <w:div w:id="1506674863">
          <w:marLeft w:val="0"/>
          <w:marRight w:val="0"/>
          <w:marTop w:val="0"/>
          <w:marBottom w:val="0"/>
          <w:divBdr>
            <w:top w:val="none" w:sz="0" w:space="0" w:color="auto"/>
            <w:left w:val="none" w:sz="0" w:space="0" w:color="auto"/>
            <w:bottom w:val="none" w:sz="0" w:space="0" w:color="auto"/>
            <w:right w:val="none" w:sz="0" w:space="0" w:color="auto"/>
          </w:divBdr>
        </w:div>
        <w:div w:id="442725462">
          <w:marLeft w:val="0"/>
          <w:marRight w:val="0"/>
          <w:marTop w:val="0"/>
          <w:marBottom w:val="0"/>
          <w:divBdr>
            <w:top w:val="none" w:sz="0" w:space="0" w:color="auto"/>
            <w:left w:val="none" w:sz="0" w:space="0" w:color="auto"/>
            <w:bottom w:val="none" w:sz="0" w:space="0" w:color="auto"/>
            <w:right w:val="none" w:sz="0" w:space="0" w:color="auto"/>
          </w:divBdr>
        </w:div>
      </w:divsChild>
    </w:div>
    <w:div w:id="1013844096">
      <w:bodyDiv w:val="1"/>
      <w:marLeft w:val="0"/>
      <w:marRight w:val="0"/>
      <w:marTop w:val="0"/>
      <w:marBottom w:val="0"/>
      <w:divBdr>
        <w:top w:val="none" w:sz="0" w:space="0" w:color="auto"/>
        <w:left w:val="none" w:sz="0" w:space="0" w:color="auto"/>
        <w:bottom w:val="none" w:sz="0" w:space="0" w:color="auto"/>
        <w:right w:val="none" w:sz="0" w:space="0" w:color="auto"/>
      </w:divBdr>
      <w:divsChild>
        <w:div w:id="2979136">
          <w:marLeft w:val="0"/>
          <w:marRight w:val="0"/>
          <w:marTop w:val="0"/>
          <w:marBottom w:val="0"/>
          <w:divBdr>
            <w:top w:val="none" w:sz="0" w:space="0" w:color="auto"/>
            <w:left w:val="none" w:sz="0" w:space="0" w:color="auto"/>
            <w:bottom w:val="none" w:sz="0" w:space="0" w:color="auto"/>
            <w:right w:val="none" w:sz="0" w:space="0" w:color="auto"/>
          </w:divBdr>
        </w:div>
        <w:div w:id="1297175328">
          <w:marLeft w:val="0"/>
          <w:marRight w:val="0"/>
          <w:marTop w:val="0"/>
          <w:marBottom w:val="0"/>
          <w:divBdr>
            <w:top w:val="none" w:sz="0" w:space="0" w:color="auto"/>
            <w:left w:val="none" w:sz="0" w:space="0" w:color="auto"/>
            <w:bottom w:val="none" w:sz="0" w:space="0" w:color="auto"/>
            <w:right w:val="none" w:sz="0" w:space="0" w:color="auto"/>
          </w:divBdr>
        </w:div>
        <w:div w:id="259484281">
          <w:marLeft w:val="0"/>
          <w:marRight w:val="0"/>
          <w:marTop w:val="0"/>
          <w:marBottom w:val="0"/>
          <w:divBdr>
            <w:top w:val="none" w:sz="0" w:space="0" w:color="auto"/>
            <w:left w:val="none" w:sz="0" w:space="0" w:color="auto"/>
            <w:bottom w:val="none" w:sz="0" w:space="0" w:color="auto"/>
            <w:right w:val="none" w:sz="0" w:space="0" w:color="auto"/>
          </w:divBdr>
        </w:div>
        <w:div w:id="1480802471">
          <w:marLeft w:val="0"/>
          <w:marRight w:val="0"/>
          <w:marTop w:val="0"/>
          <w:marBottom w:val="0"/>
          <w:divBdr>
            <w:top w:val="none" w:sz="0" w:space="0" w:color="auto"/>
            <w:left w:val="none" w:sz="0" w:space="0" w:color="auto"/>
            <w:bottom w:val="none" w:sz="0" w:space="0" w:color="auto"/>
            <w:right w:val="none" w:sz="0" w:space="0" w:color="auto"/>
          </w:divBdr>
        </w:div>
        <w:div w:id="1698390678">
          <w:marLeft w:val="0"/>
          <w:marRight w:val="0"/>
          <w:marTop w:val="0"/>
          <w:marBottom w:val="0"/>
          <w:divBdr>
            <w:top w:val="none" w:sz="0" w:space="0" w:color="auto"/>
            <w:left w:val="none" w:sz="0" w:space="0" w:color="auto"/>
            <w:bottom w:val="none" w:sz="0" w:space="0" w:color="auto"/>
            <w:right w:val="none" w:sz="0" w:space="0" w:color="auto"/>
          </w:divBdr>
        </w:div>
        <w:div w:id="1105921234">
          <w:marLeft w:val="0"/>
          <w:marRight w:val="0"/>
          <w:marTop w:val="0"/>
          <w:marBottom w:val="0"/>
          <w:divBdr>
            <w:top w:val="none" w:sz="0" w:space="0" w:color="auto"/>
            <w:left w:val="none" w:sz="0" w:space="0" w:color="auto"/>
            <w:bottom w:val="none" w:sz="0" w:space="0" w:color="auto"/>
            <w:right w:val="none" w:sz="0" w:space="0" w:color="auto"/>
          </w:divBdr>
        </w:div>
        <w:div w:id="2073115149">
          <w:marLeft w:val="0"/>
          <w:marRight w:val="0"/>
          <w:marTop w:val="0"/>
          <w:marBottom w:val="0"/>
          <w:divBdr>
            <w:top w:val="none" w:sz="0" w:space="0" w:color="auto"/>
            <w:left w:val="none" w:sz="0" w:space="0" w:color="auto"/>
            <w:bottom w:val="none" w:sz="0" w:space="0" w:color="auto"/>
            <w:right w:val="none" w:sz="0" w:space="0" w:color="auto"/>
          </w:divBdr>
        </w:div>
        <w:div w:id="686636972">
          <w:marLeft w:val="0"/>
          <w:marRight w:val="0"/>
          <w:marTop w:val="0"/>
          <w:marBottom w:val="0"/>
          <w:divBdr>
            <w:top w:val="none" w:sz="0" w:space="0" w:color="auto"/>
            <w:left w:val="none" w:sz="0" w:space="0" w:color="auto"/>
            <w:bottom w:val="none" w:sz="0" w:space="0" w:color="auto"/>
            <w:right w:val="none" w:sz="0" w:space="0" w:color="auto"/>
          </w:divBdr>
        </w:div>
        <w:div w:id="1151406952">
          <w:marLeft w:val="0"/>
          <w:marRight w:val="0"/>
          <w:marTop w:val="0"/>
          <w:marBottom w:val="0"/>
          <w:divBdr>
            <w:top w:val="none" w:sz="0" w:space="0" w:color="auto"/>
            <w:left w:val="none" w:sz="0" w:space="0" w:color="auto"/>
            <w:bottom w:val="none" w:sz="0" w:space="0" w:color="auto"/>
            <w:right w:val="none" w:sz="0" w:space="0" w:color="auto"/>
          </w:divBdr>
        </w:div>
        <w:div w:id="287397096">
          <w:marLeft w:val="0"/>
          <w:marRight w:val="0"/>
          <w:marTop w:val="0"/>
          <w:marBottom w:val="0"/>
          <w:divBdr>
            <w:top w:val="none" w:sz="0" w:space="0" w:color="auto"/>
            <w:left w:val="none" w:sz="0" w:space="0" w:color="auto"/>
            <w:bottom w:val="none" w:sz="0" w:space="0" w:color="auto"/>
            <w:right w:val="none" w:sz="0" w:space="0" w:color="auto"/>
          </w:divBdr>
        </w:div>
        <w:div w:id="1802920332">
          <w:marLeft w:val="0"/>
          <w:marRight w:val="0"/>
          <w:marTop w:val="0"/>
          <w:marBottom w:val="0"/>
          <w:divBdr>
            <w:top w:val="none" w:sz="0" w:space="0" w:color="auto"/>
            <w:left w:val="none" w:sz="0" w:space="0" w:color="auto"/>
            <w:bottom w:val="none" w:sz="0" w:space="0" w:color="auto"/>
            <w:right w:val="none" w:sz="0" w:space="0" w:color="auto"/>
          </w:divBdr>
        </w:div>
        <w:div w:id="1403064480">
          <w:marLeft w:val="0"/>
          <w:marRight w:val="0"/>
          <w:marTop w:val="0"/>
          <w:marBottom w:val="0"/>
          <w:divBdr>
            <w:top w:val="none" w:sz="0" w:space="0" w:color="auto"/>
            <w:left w:val="none" w:sz="0" w:space="0" w:color="auto"/>
            <w:bottom w:val="none" w:sz="0" w:space="0" w:color="auto"/>
            <w:right w:val="none" w:sz="0" w:space="0" w:color="auto"/>
          </w:divBdr>
        </w:div>
        <w:div w:id="1347486605">
          <w:marLeft w:val="0"/>
          <w:marRight w:val="0"/>
          <w:marTop w:val="0"/>
          <w:marBottom w:val="0"/>
          <w:divBdr>
            <w:top w:val="none" w:sz="0" w:space="0" w:color="auto"/>
            <w:left w:val="none" w:sz="0" w:space="0" w:color="auto"/>
            <w:bottom w:val="none" w:sz="0" w:space="0" w:color="auto"/>
            <w:right w:val="none" w:sz="0" w:space="0" w:color="auto"/>
          </w:divBdr>
        </w:div>
        <w:div w:id="940182085">
          <w:marLeft w:val="0"/>
          <w:marRight w:val="0"/>
          <w:marTop w:val="0"/>
          <w:marBottom w:val="0"/>
          <w:divBdr>
            <w:top w:val="none" w:sz="0" w:space="0" w:color="auto"/>
            <w:left w:val="none" w:sz="0" w:space="0" w:color="auto"/>
            <w:bottom w:val="none" w:sz="0" w:space="0" w:color="auto"/>
            <w:right w:val="none" w:sz="0" w:space="0" w:color="auto"/>
          </w:divBdr>
        </w:div>
        <w:div w:id="1964380480">
          <w:marLeft w:val="0"/>
          <w:marRight w:val="0"/>
          <w:marTop w:val="0"/>
          <w:marBottom w:val="0"/>
          <w:divBdr>
            <w:top w:val="none" w:sz="0" w:space="0" w:color="auto"/>
            <w:left w:val="none" w:sz="0" w:space="0" w:color="auto"/>
            <w:bottom w:val="none" w:sz="0" w:space="0" w:color="auto"/>
            <w:right w:val="none" w:sz="0" w:space="0" w:color="auto"/>
          </w:divBdr>
        </w:div>
        <w:div w:id="1480263797">
          <w:marLeft w:val="0"/>
          <w:marRight w:val="0"/>
          <w:marTop w:val="0"/>
          <w:marBottom w:val="0"/>
          <w:divBdr>
            <w:top w:val="none" w:sz="0" w:space="0" w:color="auto"/>
            <w:left w:val="none" w:sz="0" w:space="0" w:color="auto"/>
            <w:bottom w:val="none" w:sz="0" w:space="0" w:color="auto"/>
            <w:right w:val="none" w:sz="0" w:space="0" w:color="auto"/>
          </w:divBdr>
        </w:div>
        <w:div w:id="75367362">
          <w:marLeft w:val="0"/>
          <w:marRight w:val="0"/>
          <w:marTop w:val="0"/>
          <w:marBottom w:val="0"/>
          <w:divBdr>
            <w:top w:val="none" w:sz="0" w:space="0" w:color="auto"/>
            <w:left w:val="none" w:sz="0" w:space="0" w:color="auto"/>
            <w:bottom w:val="none" w:sz="0" w:space="0" w:color="auto"/>
            <w:right w:val="none" w:sz="0" w:space="0" w:color="auto"/>
          </w:divBdr>
        </w:div>
        <w:div w:id="899024616">
          <w:marLeft w:val="0"/>
          <w:marRight w:val="0"/>
          <w:marTop w:val="0"/>
          <w:marBottom w:val="0"/>
          <w:divBdr>
            <w:top w:val="none" w:sz="0" w:space="0" w:color="auto"/>
            <w:left w:val="none" w:sz="0" w:space="0" w:color="auto"/>
            <w:bottom w:val="none" w:sz="0" w:space="0" w:color="auto"/>
            <w:right w:val="none" w:sz="0" w:space="0" w:color="auto"/>
          </w:divBdr>
        </w:div>
        <w:div w:id="1965042665">
          <w:marLeft w:val="0"/>
          <w:marRight w:val="0"/>
          <w:marTop w:val="0"/>
          <w:marBottom w:val="0"/>
          <w:divBdr>
            <w:top w:val="none" w:sz="0" w:space="0" w:color="auto"/>
            <w:left w:val="none" w:sz="0" w:space="0" w:color="auto"/>
            <w:bottom w:val="none" w:sz="0" w:space="0" w:color="auto"/>
            <w:right w:val="none" w:sz="0" w:space="0" w:color="auto"/>
          </w:divBdr>
        </w:div>
        <w:div w:id="799613044">
          <w:marLeft w:val="0"/>
          <w:marRight w:val="0"/>
          <w:marTop w:val="0"/>
          <w:marBottom w:val="0"/>
          <w:divBdr>
            <w:top w:val="none" w:sz="0" w:space="0" w:color="auto"/>
            <w:left w:val="none" w:sz="0" w:space="0" w:color="auto"/>
            <w:bottom w:val="none" w:sz="0" w:space="0" w:color="auto"/>
            <w:right w:val="none" w:sz="0" w:space="0" w:color="auto"/>
          </w:divBdr>
        </w:div>
        <w:div w:id="392511727">
          <w:marLeft w:val="0"/>
          <w:marRight w:val="0"/>
          <w:marTop w:val="0"/>
          <w:marBottom w:val="0"/>
          <w:divBdr>
            <w:top w:val="none" w:sz="0" w:space="0" w:color="auto"/>
            <w:left w:val="none" w:sz="0" w:space="0" w:color="auto"/>
            <w:bottom w:val="none" w:sz="0" w:space="0" w:color="auto"/>
            <w:right w:val="none" w:sz="0" w:space="0" w:color="auto"/>
          </w:divBdr>
        </w:div>
      </w:divsChild>
    </w:div>
    <w:div w:id="1107851613">
      <w:bodyDiv w:val="1"/>
      <w:marLeft w:val="0"/>
      <w:marRight w:val="0"/>
      <w:marTop w:val="0"/>
      <w:marBottom w:val="0"/>
      <w:divBdr>
        <w:top w:val="none" w:sz="0" w:space="0" w:color="auto"/>
        <w:left w:val="none" w:sz="0" w:space="0" w:color="auto"/>
        <w:bottom w:val="none" w:sz="0" w:space="0" w:color="auto"/>
        <w:right w:val="none" w:sz="0" w:space="0" w:color="auto"/>
      </w:divBdr>
      <w:divsChild>
        <w:div w:id="1315136461">
          <w:marLeft w:val="0"/>
          <w:marRight w:val="0"/>
          <w:marTop w:val="0"/>
          <w:marBottom w:val="0"/>
          <w:divBdr>
            <w:top w:val="none" w:sz="0" w:space="0" w:color="auto"/>
            <w:left w:val="none" w:sz="0" w:space="0" w:color="auto"/>
            <w:bottom w:val="none" w:sz="0" w:space="0" w:color="auto"/>
            <w:right w:val="none" w:sz="0" w:space="0" w:color="auto"/>
          </w:divBdr>
          <w:divsChild>
            <w:div w:id="1164396074">
              <w:marLeft w:val="0"/>
              <w:marRight w:val="0"/>
              <w:marTop w:val="0"/>
              <w:marBottom w:val="0"/>
              <w:divBdr>
                <w:top w:val="none" w:sz="0" w:space="0" w:color="auto"/>
                <w:left w:val="none" w:sz="0" w:space="0" w:color="auto"/>
                <w:bottom w:val="none" w:sz="0" w:space="0" w:color="auto"/>
                <w:right w:val="none" w:sz="0" w:space="0" w:color="auto"/>
              </w:divBdr>
            </w:div>
          </w:divsChild>
        </w:div>
        <w:div w:id="1502890588">
          <w:marLeft w:val="0"/>
          <w:marRight w:val="0"/>
          <w:marTop w:val="0"/>
          <w:marBottom w:val="0"/>
          <w:divBdr>
            <w:top w:val="none" w:sz="0" w:space="0" w:color="auto"/>
            <w:left w:val="none" w:sz="0" w:space="0" w:color="auto"/>
            <w:bottom w:val="none" w:sz="0" w:space="0" w:color="auto"/>
            <w:right w:val="none" w:sz="0" w:space="0" w:color="auto"/>
          </w:divBdr>
          <w:divsChild>
            <w:div w:id="13928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635">
      <w:bodyDiv w:val="1"/>
      <w:marLeft w:val="0"/>
      <w:marRight w:val="0"/>
      <w:marTop w:val="0"/>
      <w:marBottom w:val="0"/>
      <w:divBdr>
        <w:top w:val="none" w:sz="0" w:space="0" w:color="auto"/>
        <w:left w:val="none" w:sz="0" w:space="0" w:color="auto"/>
        <w:bottom w:val="none" w:sz="0" w:space="0" w:color="auto"/>
        <w:right w:val="none" w:sz="0" w:space="0" w:color="auto"/>
      </w:divBdr>
      <w:divsChild>
        <w:div w:id="712735346">
          <w:marLeft w:val="0"/>
          <w:marRight w:val="0"/>
          <w:marTop w:val="0"/>
          <w:marBottom w:val="0"/>
          <w:divBdr>
            <w:top w:val="none" w:sz="0" w:space="0" w:color="auto"/>
            <w:left w:val="none" w:sz="0" w:space="0" w:color="auto"/>
            <w:bottom w:val="none" w:sz="0" w:space="0" w:color="auto"/>
            <w:right w:val="none" w:sz="0" w:space="0" w:color="auto"/>
          </w:divBdr>
        </w:div>
        <w:div w:id="1835147631">
          <w:marLeft w:val="0"/>
          <w:marRight w:val="0"/>
          <w:marTop w:val="0"/>
          <w:marBottom w:val="0"/>
          <w:divBdr>
            <w:top w:val="none" w:sz="0" w:space="0" w:color="auto"/>
            <w:left w:val="none" w:sz="0" w:space="0" w:color="auto"/>
            <w:bottom w:val="none" w:sz="0" w:space="0" w:color="auto"/>
            <w:right w:val="none" w:sz="0" w:space="0" w:color="auto"/>
          </w:divBdr>
        </w:div>
        <w:div w:id="1573462641">
          <w:marLeft w:val="0"/>
          <w:marRight w:val="0"/>
          <w:marTop w:val="0"/>
          <w:marBottom w:val="0"/>
          <w:divBdr>
            <w:top w:val="none" w:sz="0" w:space="0" w:color="auto"/>
            <w:left w:val="none" w:sz="0" w:space="0" w:color="auto"/>
            <w:bottom w:val="none" w:sz="0" w:space="0" w:color="auto"/>
            <w:right w:val="none" w:sz="0" w:space="0" w:color="auto"/>
          </w:divBdr>
        </w:div>
        <w:div w:id="1721438631">
          <w:marLeft w:val="0"/>
          <w:marRight w:val="0"/>
          <w:marTop w:val="0"/>
          <w:marBottom w:val="0"/>
          <w:divBdr>
            <w:top w:val="none" w:sz="0" w:space="0" w:color="auto"/>
            <w:left w:val="none" w:sz="0" w:space="0" w:color="auto"/>
            <w:bottom w:val="none" w:sz="0" w:space="0" w:color="auto"/>
            <w:right w:val="none" w:sz="0" w:space="0" w:color="auto"/>
          </w:divBdr>
        </w:div>
      </w:divsChild>
    </w:div>
    <w:div w:id="1134060578">
      <w:bodyDiv w:val="1"/>
      <w:marLeft w:val="0"/>
      <w:marRight w:val="0"/>
      <w:marTop w:val="0"/>
      <w:marBottom w:val="0"/>
      <w:divBdr>
        <w:top w:val="none" w:sz="0" w:space="0" w:color="auto"/>
        <w:left w:val="none" w:sz="0" w:space="0" w:color="auto"/>
        <w:bottom w:val="none" w:sz="0" w:space="0" w:color="auto"/>
        <w:right w:val="none" w:sz="0" w:space="0" w:color="auto"/>
      </w:divBdr>
      <w:divsChild>
        <w:div w:id="1493643683">
          <w:marLeft w:val="0"/>
          <w:marRight w:val="0"/>
          <w:marTop w:val="0"/>
          <w:marBottom w:val="0"/>
          <w:divBdr>
            <w:top w:val="none" w:sz="0" w:space="0" w:color="auto"/>
            <w:left w:val="none" w:sz="0" w:space="0" w:color="auto"/>
            <w:bottom w:val="none" w:sz="0" w:space="0" w:color="auto"/>
            <w:right w:val="none" w:sz="0" w:space="0" w:color="auto"/>
          </w:divBdr>
          <w:divsChild>
            <w:div w:id="17413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5680">
      <w:bodyDiv w:val="1"/>
      <w:marLeft w:val="0"/>
      <w:marRight w:val="0"/>
      <w:marTop w:val="0"/>
      <w:marBottom w:val="0"/>
      <w:divBdr>
        <w:top w:val="none" w:sz="0" w:space="0" w:color="auto"/>
        <w:left w:val="none" w:sz="0" w:space="0" w:color="auto"/>
        <w:bottom w:val="none" w:sz="0" w:space="0" w:color="auto"/>
        <w:right w:val="none" w:sz="0" w:space="0" w:color="auto"/>
      </w:divBdr>
      <w:divsChild>
        <w:div w:id="1748376927">
          <w:marLeft w:val="0"/>
          <w:marRight w:val="0"/>
          <w:marTop w:val="0"/>
          <w:marBottom w:val="0"/>
          <w:divBdr>
            <w:top w:val="none" w:sz="0" w:space="0" w:color="auto"/>
            <w:left w:val="none" w:sz="0" w:space="0" w:color="auto"/>
            <w:bottom w:val="none" w:sz="0" w:space="0" w:color="auto"/>
            <w:right w:val="none" w:sz="0" w:space="0" w:color="auto"/>
          </w:divBdr>
        </w:div>
      </w:divsChild>
    </w:div>
    <w:div w:id="1257901580">
      <w:bodyDiv w:val="1"/>
      <w:marLeft w:val="0"/>
      <w:marRight w:val="0"/>
      <w:marTop w:val="0"/>
      <w:marBottom w:val="0"/>
      <w:divBdr>
        <w:top w:val="none" w:sz="0" w:space="0" w:color="auto"/>
        <w:left w:val="none" w:sz="0" w:space="0" w:color="auto"/>
        <w:bottom w:val="none" w:sz="0" w:space="0" w:color="auto"/>
        <w:right w:val="none" w:sz="0" w:space="0" w:color="auto"/>
      </w:divBdr>
      <w:divsChild>
        <w:div w:id="832798243">
          <w:marLeft w:val="0"/>
          <w:marRight w:val="0"/>
          <w:marTop w:val="0"/>
          <w:marBottom w:val="0"/>
          <w:divBdr>
            <w:top w:val="none" w:sz="0" w:space="0" w:color="auto"/>
            <w:left w:val="none" w:sz="0" w:space="0" w:color="auto"/>
            <w:bottom w:val="none" w:sz="0" w:space="0" w:color="auto"/>
            <w:right w:val="none" w:sz="0" w:space="0" w:color="auto"/>
          </w:divBdr>
        </w:div>
        <w:div w:id="798377905">
          <w:marLeft w:val="0"/>
          <w:marRight w:val="0"/>
          <w:marTop w:val="0"/>
          <w:marBottom w:val="0"/>
          <w:divBdr>
            <w:top w:val="none" w:sz="0" w:space="0" w:color="auto"/>
            <w:left w:val="none" w:sz="0" w:space="0" w:color="auto"/>
            <w:bottom w:val="none" w:sz="0" w:space="0" w:color="auto"/>
            <w:right w:val="none" w:sz="0" w:space="0" w:color="auto"/>
          </w:divBdr>
        </w:div>
        <w:div w:id="28184018">
          <w:marLeft w:val="0"/>
          <w:marRight w:val="0"/>
          <w:marTop w:val="0"/>
          <w:marBottom w:val="0"/>
          <w:divBdr>
            <w:top w:val="none" w:sz="0" w:space="0" w:color="auto"/>
            <w:left w:val="none" w:sz="0" w:space="0" w:color="auto"/>
            <w:bottom w:val="none" w:sz="0" w:space="0" w:color="auto"/>
            <w:right w:val="none" w:sz="0" w:space="0" w:color="auto"/>
          </w:divBdr>
        </w:div>
        <w:div w:id="1080175660">
          <w:marLeft w:val="0"/>
          <w:marRight w:val="0"/>
          <w:marTop w:val="0"/>
          <w:marBottom w:val="0"/>
          <w:divBdr>
            <w:top w:val="none" w:sz="0" w:space="0" w:color="auto"/>
            <w:left w:val="none" w:sz="0" w:space="0" w:color="auto"/>
            <w:bottom w:val="none" w:sz="0" w:space="0" w:color="auto"/>
            <w:right w:val="none" w:sz="0" w:space="0" w:color="auto"/>
          </w:divBdr>
        </w:div>
        <w:div w:id="1008751757">
          <w:marLeft w:val="0"/>
          <w:marRight w:val="0"/>
          <w:marTop w:val="0"/>
          <w:marBottom w:val="0"/>
          <w:divBdr>
            <w:top w:val="none" w:sz="0" w:space="0" w:color="auto"/>
            <w:left w:val="none" w:sz="0" w:space="0" w:color="auto"/>
            <w:bottom w:val="none" w:sz="0" w:space="0" w:color="auto"/>
            <w:right w:val="none" w:sz="0" w:space="0" w:color="auto"/>
          </w:divBdr>
        </w:div>
        <w:div w:id="1096634961">
          <w:marLeft w:val="0"/>
          <w:marRight w:val="0"/>
          <w:marTop w:val="0"/>
          <w:marBottom w:val="0"/>
          <w:divBdr>
            <w:top w:val="none" w:sz="0" w:space="0" w:color="auto"/>
            <w:left w:val="none" w:sz="0" w:space="0" w:color="auto"/>
            <w:bottom w:val="none" w:sz="0" w:space="0" w:color="auto"/>
            <w:right w:val="none" w:sz="0" w:space="0" w:color="auto"/>
          </w:divBdr>
        </w:div>
        <w:div w:id="2063745712">
          <w:marLeft w:val="0"/>
          <w:marRight w:val="0"/>
          <w:marTop w:val="0"/>
          <w:marBottom w:val="0"/>
          <w:divBdr>
            <w:top w:val="none" w:sz="0" w:space="0" w:color="auto"/>
            <w:left w:val="none" w:sz="0" w:space="0" w:color="auto"/>
            <w:bottom w:val="none" w:sz="0" w:space="0" w:color="auto"/>
            <w:right w:val="none" w:sz="0" w:space="0" w:color="auto"/>
          </w:divBdr>
        </w:div>
        <w:div w:id="2039352359">
          <w:marLeft w:val="0"/>
          <w:marRight w:val="0"/>
          <w:marTop w:val="0"/>
          <w:marBottom w:val="0"/>
          <w:divBdr>
            <w:top w:val="none" w:sz="0" w:space="0" w:color="auto"/>
            <w:left w:val="none" w:sz="0" w:space="0" w:color="auto"/>
            <w:bottom w:val="none" w:sz="0" w:space="0" w:color="auto"/>
            <w:right w:val="none" w:sz="0" w:space="0" w:color="auto"/>
          </w:divBdr>
        </w:div>
        <w:div w:id="1046948827">
          <w:marLeft w:val="0"/>
          <w:marRight w:val="0"/>
          <w:marTop w:val="0"/>
          <w:marBottom w:val="0"/>
          <w:divBdr>
            <w:top w:val="none" w:sz="0" w:space="0" w:color="auto"/>
            <w:left w:val="none" w:sz="0" w:space="0" w:color="auto"/>
            <w:bottom w:val="none" w:sz="0" w:space="0" w:color="auto"/>
            <w:right w:val="none" w:sz="0" w:space="0" w:color="auto"/>
          </w:divBdr>
        </w:div>
        <w:div w:id="381751304">
          <w:marLeft w:val="0"/>
          <w:marRight w:val="0"/>
          <w:marTop w:val="0"/>
          <w:marBottom w:val="0"/>
          <w:divBdr>
            <w:top w:val="none" w:sz="0" w:space="0" w:color="auto"/>
            <w:left w:val="none" w:sz="0" w:space="0" w:color="auto"/>
            <w:bottom w:val="none" w:sz="0" w:space="0" w:color="auto"/>
            <w:right w:val="none" w:sz="0" w:space="0" w:color="auto"/>
          </w:divBdr>
        </w:div>
        <w:div w:id="572931358">
          <w:marLeft w:val="0"/>
          <w:marRight w:val="0"/>
          <w:marTop w:val="0"/>
          <w:marBottom w:val="0"/>
          <w:divBdr>
            <w:top w:val="none" w:sz="0" w:space="0" w:color="auto"/>
            <w:left w:val="none" w:sz="0" w:space="0" w:color="auto"/>
            <w:bottom w:val="none" w:sz="0" w:space="0" w:color="auto"/>
            <w:right w:val="none" w:sz="0" w:space="0" w:color="auto"/>
          </w:divBdr>
        </w:div>
        <w:div w:id="877618939">
          <w:marLeft w:val="0"/>
          <w:marRight w:val="0"/>
          <w:marTop w:val="0"/>
          <w:marBottom w:val="0"/>
          <w:divBdr>
            <w:top w:val="none" w:sz="0" w:space="0" w:color="auto"/>
            <w:left w:val="none" w:sz="0" w:space="0" w:color="auto"/>
            <w:bottom w:val="none" w:sz="0" w:space="0" w:color="auto"/>
            <w:right w:val="none" w:sz="0" w:space="0" w:color="auto"/>
          </w:divBdr>
        </w:div>
        <w:div w:id="1576015597">
          <w:marLeft w:val="0"/>
          <w:marRight w:val="0"/>
          <w:marTop w:val="0"/>
          <w:marBottom w:val="0"/>
          <w:divBdr>
            <w:top w:val="none" w:sz="0" w:space="0" w:color="auto"/>
            <w:left w:val="none" w:sz="0" w:space="0" w:color="auto"/>
            <w:bottom w:val="none" w:sz="0" w:space="0" w:color="auto"/>
            <w:right w:val="none" w:sz="0" w:space="0" w:color="auto"/>
          </w:divBdr>
        </w:div>
        <w:div w:id="545601500">
          <w:marLeft w:val="0"/>
          <w:marRight w:val="0"/>
          <w:marTop w:val="0"/>
          <w:marBottom w:val="0"/>
          <w:divBdr>
            <w:top w:val="none" w:sz="0" w:space="0" w:color="auto"/>
            <w:left w:val="none" w:sz="0" w:space="0" w:color="auto"/>
            <w:bottom w:val="none" w:sz="0" w:space="0" w:color="auto"/>
            <w:right w:val="none" w:sz="0" w:space="0" w:color="auto"/>
          </w:divBdr>
        </w:div>
        <w:div w:id="26492145">
          <w:marLeft w:val="0"/>
          <w:marRight w:val="0"/>
          <w:marTop w:val="0"/>
          <w:marBottom w:val="0"/>
          <w:divBdr>
            <w:top w:val="none" w:sz="0" w:space="0" w:color="auto"/>
            <w:left w:val="none" w:sz="0" w:space="0" w:color="auto"/>
            <w:bottom w:val="none" w:sz="0" w:space="0" w:color="auto"/>
            <w:right w:val="none" w:sz="0" w:space="0" w:color="auto"/>
          </w:divBdr>
        </w:div>
        <w:div w:id="177283340">
          <w:marLeft w:val="0"/>
          <w:marRight w:val="0"/>
          <w:marTop w:val="0"/>
          <w:marBottom w:val="0"/>
          <w:divBdr>
            <w:top w:val="none" w:sz="0" w:space="0" w:color="auto"/>
            <w:left w:val="none" w:sz="0" w:space="0" w:color="auto"/>
            <w:bottom w:val="none" w:sz="0" w:space="0" w:color="auto"/>
            <w:right w:val="none" w:sz="0" w:space="0" w:color="auto"/>
          </w:divBdr>
        </w:div>
        <w:div w:id="1654796349">
          <w:marLeft w:val="0"/>
          <w:marRight w:val="0"/>
          <w:marTop w:val="0"/>
          <w:marBottom w:val="0"/>
          <w:divBdr>
            <w:top w:val="none" w:sz="0" w:space="0" w:color="auto"/>
            <w:left w:val="none" w:sz="0" w:space="0" w:color="auto"/>
            <w:bottom w:val="none" w:sz="0" w:space="0" w:color="auto"/>
            <w:right w:val="none" w:sz="0" w:space="0" w:color="auto"/>
          </w:divBdr>
        </w:div>
        <w:div w:id="445273193">
          <w:marLeft w:val="0"/>
          <w:marRight w:val="0"/>
          <w:marTop w:val="0"/>
          <w:marBottom w:val="0"/>
          <w:divBdr>
            <w:top w:val="none" w:sz="0" w:space="0" w:color="auto"/>
            <w:left w:val="none" w:sz="0" w:space="0" w:color="auto"/>
            <w:bottom w:val="none" w:sz="0" w:space="0" w:color="auto"/>
            <w:right w:val="none" w:sz="0" w:space="0" w:color="auto"/>
          </w:divBdr>
        </w:div>
        <w:div w:id="1575116663">
          <w:marLeft w:val="0"/>
          <w:marRight w:val="0"/>
          <w:marTop w:val="0"/>
          <w:marBottom w:val="0"/>
          <w:divBdr>
            <w:top w:val="none" w:sz="0" w:space="0" w:color="auto"/>
            <w:left w:val="none" w:sz="0" w:space="0" w:color="auto"/>
            <w:bottom w:val="none" w:sz="0" w:space="0" w:color="auto"/>
            <w:right w:val="none" w:sz="0" w:space="0" w:color="auto"/>
          </w:divBdr>
        </w:div>
        <w:div w:id="2052613864">
          <w:marLeft w:val="0"/>
          <w:marRight w:val="0"/>
          <w:marTop w:val="0"/>
          <w:marBottom w:val="0"/>
          <w:divBdr>
            <w:top w:val="none" w:sz="0" w:space="0" w:color="auto"/>
            <w:left w:val="none" w:sz="0" w:space="0" w:color="auto"/>
            <w:bottom w:val="none" w:sz="0" w:space="0" w:color="auto"/>
            <w:right w:val="none" w:sz="0" w:space="0" w:color="auto"/>
          </w:divBdr>
        </w:div>
        <w:div w:id="1714647877">
          <w:marLeft w:val="0"/>
          <w:marRight w:val="0"/>
          <w:marTop w:val="0"/>
          <w:marBottom w:val="0"/>
          <w:divBdr>
            <w:top w:val="none" w:sz="0" w:space="0" w:color="auto"/>
            <w:left w:val="none" w:sz="0" w:space="0" w:color="auto"/>
            <w:bottom w:val="none" w:sz="0" w:space="0" w:color="auto"/>
            <w:right w:val="none" w:sz="0" w:space="0" w:color="auto"/>
          </w:divBdr>
        </w:div>
        <w:div w:id="1173496099">
          <w:marLeft w:val="0"/>
          <w:marRight w:val="0"/>
          <w:marTop w:val="0"/>
          <w:marBottom w:val="0"/>
          <w:divBdr>
            <w:top w:val="none" w:sz="0" w:space="0" w:color="auto"/>
            <w:left w:val="none" w:sz="0" w:space="0" w:color="auto"/>
            <w:bottom w:val="none" w:sz="0" w:space="0" w:color="auto"/>
            <w:right w:val="none" w:sz="0" w:space="0" w:color="auto"/>
          </w:divBdr>
        </w:div>
        <w:div w:id="1283344542">
          <w:marLeft w:val="0"/>
          <w:marRight w:val="0"/>
          <w:marTop w:val="0"/>
          <w:marBottom w:val="0"/>
          <w:divBdr>
            <w:top w:val="none" w:sz="0" w:space="0" w:color="auto"/>
            <w:left w:val="none" w:sz="0" w:space="0" w:color="auto"/>
            <w:bottom w:val="none" w:sz="0" w:space="0" w:color="auto"/>
            <w:right w:val="none" w:sz="0" w:space="0" w:color="auto"/>
          </w:divBdr>
        </w:div>
        <w:div w:id="32115199">
          <w:marLeft w:val="0"/>
          <w:marRight w:val="0"/>
          <w:marTop w:val="0"/>
          <w:marBottom w:val="0"/>
          <w:divBdr>
            <w:top w:val="none" w:sz="0" w:space="0" w:color="auto"/>
            <w:left w:val="none" w:sz="0" w:space="0" w:color="auto"/>
            <w:bottom w:val="none" w:sz="0" w:space="0" w:color="auto"/>
            <w:right w:val="none" w:sz="0" w:space="0" w:color="auto"/>
          </w:divBdr>
        </w:div>
        <w:div w:id="393895560">
          <w:marLeft w:val="0"/>
          <w:marRight w:val="0"/>
          <w:marTop w:val="0"/>
          <w:marBottom w:val="0"/>
          <w:divBdr>
            <w:top w:val="none" w:sz="0" w:space="0" w:color="auto"/>
            <w:left w:val="none" w:sz="0" w:space="0" w:color="auto"/>
            <w:bottom w:val="none" w:sz="0" w:space="0" w:color="auto"/>
            <w:right w:val="none" w:sz="0" w:space="0" w:color="auto"/>
          </w:divBdr>
        </w:div>
        <w:div w:id="1047679802">
          <w:marLeft w:val="0"/>
          <w:marRight w:val="0"/>
          <w:marTop w:val="0"/>
          <w:marBottom w:val="0"/>
          <w:divBdr>
            <w:top w:val="none" w:sz="0" w:space="0" w:color="auto"/>
            <w:left w:val="none" w:sz="0" w:space="0" w:color="auto"/>
            <w:bottom w:val="none" w:sz="0" w:space="0" w:color="auto"/>
            <w:right w:val="none" w:sz="0" w:space="0" w:color="auto"/>
          </w:divBdr>
        </w:div>
        <w:div w:id="105543626">
          <w:marLeft w:val="0"/>
          <w:marRight w:val="0"/>
          <w:marTop w:val="0"/>
          <w:marBottom w:val="0"/>
          <w:divBdr>
            <w:top w:val="none" w:sz="0" w:space="0" w:color="auto"/>
            <w:left w:val="none" w:sz="0" w:space="0" w:color="auto"/>
            <w:bottom w:val="none" w:sz="0" w:space="0" w:color="auto"/>
            <w:right w:val="none" w:sz="0" w:space="0" w:color="auto"/>
          </w:divBdr>
        </w:div>
        <w:div w:id="833840284">
          <w:marLeft w:val="0"/>
          <w:marRight w:val="0"/>
          <w:marTop w:val="0"/>
          <w:marBottom w:val="0"/>
          <w:divBdr>
            <w:top w:val="none" w:sz="0" w:space="0" w:color="auto"/>
            <w:left w:val="none" w:sz="0" w:space="0" w:color="auto"/>
            <w:bottom w:val="none" w:sz="0" w:space="0" w:color="auto"/>
            <w:right w:val="none" w:sz="0" w:space="0" w:color="auto"/>
          </w:divBdr>
        </w:div>
        <w:div w:id="1222519246">
          <w:marLeft w:val="0"/>
          <w:marRight w:val="0"/>
          <w:marTop w:val="0"/>
          <w:marBottom w:val="0"/>
          <w:divBdr>
            <w:top w:val="none" w:sz="0" w:space="0" w:color="auto"/>
            <w:left w:val="none" w:sz="0" w:space="0" w:color="auto"/>
            <w:bottom w:val="none" w:sz="0" w:space="0" w:color="auto"/>
            <w:right w:val="none" w:sz="0" w:space="0" w:color="auto"/>
          </w:divBdr>
        </w:div>
        <w:div w:id="1318534965">
          <w:marLeft w:val="0"/>
          <w:marRight w:val="0"/>
          <w:marTop w:val="0"/>
          <w:marBottom w:val="0"/>
          <w:divBdr>
            <w:top w:val="none" w:sz="0" w:space="0" w:color="auto"/>
            <w:left w:val="none" w:sz="0" w:space="0" w:color="auto"/>
            <w:bottom w:val="none" w:sz="0" w:space="0" w:color="auto"/>
            <w:right w:val="none" w:sz="0" w:space="0" w:color="auto"/>
          </w:divBdr>
        </w:div>
        <w:div w:id="1579171153">
          <w:marLeft w:val="0"/>
          <w:marRight w:val="0"/>
          <w:marTop w:val="0"/>
          <w:marBottom w:val="0"/>
          <w:divBdr>
            <w:top w:val="none" w:sz="0" w:space="0" w:color="auto"/>
            <w:left w:val="none" w:sz="0" w:space="0" w:color="auto"/>
            <w:bottom w:val="none" w:sz="0" w:space="0" w:color="auto"/>
            <w:right w:val="none" w:sz="0" w:space="0" w:color="auto"/>
          </w:divBdr>
        </w:div>
        <w:div w:id="1882010793">
          <w:marLeft w:val="0"/>
          <w:marRight w:val="0"/>
          <w:marTop w:val="0"/>
          <w:marBottom w:val="0"/>
          <w:divBdr>
            <w:top w:val="none" w:sz="0" w:space="0" w:color="auto"/>
            <w:left w:val="none" w:sz="0" w:space="0" w:color="auto"/>
            <w:bottom w:val="none" w:sz="0" w:space="0" w:color="auto"/>
            <w:right w:val="none" w:sz="0" w:space="0" w:color="auto"/>
          </w:divBdr>
        </w:div>
        <w:div w:id="1061365800">
          <w:marLeft w:val="0"/>
          <w:marRight w:val="0"/>
          <w:marTop w:val="0"/>
          <w:marBottom w:val="0"/>
          <w:divBdr>
            <w:top w:val="none" w:sz="0" w:space="0" w:color="auto"/>
            <w:left w:val="none" w:sz="0" w:space="0" w:color="auto"/>
            <w:bottom w:val="none" w:sz="0" w:space="0" w:color="auto"/>
            <w:right w:val="none" w:sz="0" w:space="0" w:color="auto"/>
          </w:divBdr>
        </w:div>
        <w:div w:id="432558281">
          <w:marLeft w:val="0"/>
          <w:marRight w:val="0"/>
          <w:marTop w:val="0"/>
          <w:marBottom w:val="0"/>
          <w:divBdr>
            <w:top w:val="none" w:sz="0" w:space="0" w:color="auto"/>
            <w:left w:val="none" w:sz="0" w:space="0" w:color="auto"/>
            <w:bottom w:val="none" w:sz="0" w:space="0" w:color="auto"/>
            <w:right w:val="none" w:sz="0" w:space="0" w:color="auto"/>
          </w:divBdr>
        </w:div>
        <w:div w:id="1643120368">
          <w:marLeft w:val="0"/>
          <w:marRight w:val="0"/>
          <w:marTop w:val="0"/>
          <w:marBottom w:val="0"/>
          <w:divBdr>
            <w:top w:val="none" w:sz="0" w:space="0" w:color="auto"/>
            <w:left w:val="none" w:sz="0" w:space="0" w:color="auto"/>
            <w:bottom w:val="none" w:sz="0" w:space="0" w:color="auto"/>
            <w:right w:val="none" w:sz="0" w:space="0" w:color="auto"/>
          </w:divBdr>
        </w:div>
        <w:div w:id="1094130559">
          <w:marLeft w:val="0"/>
          <w:marRight w:val="0"/>
          <w:marTop w:val="0"/>
          <w:marBottom w:val="0"/>
          <w:divBdr>
            <w:top w:val="none" w:sz="0" w:space="0" w:color="auto"/>
            <w:left w:val="none" w:sz="0" w:space="0" w:color="auto"/>
            <w:bottom w:val="none" w:sz="0" w:space="0" w:color="auto"/>
            <w:right w:val="none" w:sz="0" w:space="0" w:color="auto"/>
          </w:divBdr>
        </w:div>
        <w:div w:id="1869643093">
          <w:marLeft w:val="0"/>
          <w:marRight w:val="0"/>
          <w:marTop w:val="0"/>
          <w:marBottom w:val="0"/>
          <w:divBdr>
            <w:top w:val="none" w:sz="0" w:space="0" w:color="auto"/>
            <w:left w:val="none" w:sz="0" w:space="0" w:color="auto"/>
            <w:bottom w:val="none" w:sz="0" w:space="0" w:color="auto"/>
            <w:right w:val="none" w:sz="0" w:space="0" w:color="auto"/>
          </w:divBdr>
        </w:div>
        <w:div w:id="1596086917">
          <w:marLeft w:val="0"/>
          <w:marRight w:val="0"/>
          <w:marTop w:val="0"/>
          <w:marBottom w:val="0"/>
          <w:divBdr>
            <w:top w:val="none" w:sz="0" w:space="0" w:color="auto"/>
            <w:left w:val="none" w:sz="0" w:space="0" w:color="auto"/>
            <w:bottom w:val="none" w:sz="0" w:space="0" w:color="auto"/>
            <w:right w:val="none" w:sz="0" w:space="0" w:color="auto"/>
          </w:divBdr>
        </w:div>
        <w:div w:id="1377201161">
          <w:marLeft w:val="0"/>
          <w:marRight w:val="0"/>
          <w:marTop w:val="0"/>
          <w:marBottom w:val="0"/>
          <w:divBdr>
            <w:top w:val="none" w:sz="0" w:space="0" w:color="auto"/>
            <w:left w:val="none" w:sz="0" w:space="0" w:color="auto"/>
            <w:bottom w:val="none" w:sz="0" w:space="0" w:color="auto"/>
            <w:right w:val="none" w:sz="0" w:space="0" w:color="auto"/>
          </w:divBdr>
        </w:div>
      </w:divsChild>
    </w:div>
    <w:div w:id="1259798849">
      <w:bodyDiv w:val="1"/>
      <w:marLeft w:val="0"/>
      <w:marRight w:val="0"/>
      <w:marTop w:val="0"/>
      <w:marBottom w:val="0"/>
      <w:divBdr>
        <w:top w:val="none" w:sz="0" w:space="0" w:color="auto"/>
        <w:left w:val="none" w:sz="0" w:space="0" w:color="auto"/>
        <w:bottom w:val="none" w:sz="0" w:space="0" w:color="auto"/>
        <w:right w:val="none" w:sz="0" w:space="0" w:color="auto"/>
      </w:divBdr>
      <w:divsChild>
        <w:div w:id="652291487">
          <w:marLeft w:val="0"/>
          <w:marRight w:val="0"/>
          <w:marTop w:val="0"/>
          <w:marBottom w:val="0"/>
          <w:divBdr>
            <w:top w:val="none" w:sz="0" w:space="0" w:color="auto"/>
            <w:left w:val="none" w:sz="0" w:space="0" w:color="auto"/>
            <w:bottom w:val="none" w:sz="0" w:space="0" w:color="auto"/>
            <w:right w:val="none" w:sz="0" w:space="0" w:color="auto"/>
          </w:divBdr>
        </w:div>
        <w:div w:id="372779046">
          <w:marLeft w:val="0"/>
          <w:marRight w:val="0"/>
          <w:marTop w:val="0"/>
          <w:marBottom w:val="0"/>
          <w:divBdr>
            <w:top w:val="none" w:sz="0" w:space="0" w:color="auto"/>
            <w:left w:val="none" w:sz="0" w:space="0" w:color="auto"/>
            <w:bottom w:val="none" w:sz="0" w:space="0" w:color="auto"/>
            <w:right w:val="none" w:sz="0" w:space="0" w:color="auto"/>
          </w:divBdr>
        </w:div>
        <w:div w:id="1543519752">
          <w:marLeft w:val="0"/>
          <w:marRight w:val="0"/>
          <w:marTop w:val="0"/>
          <w:marBottom w:val="0"/>
          <w:divBdr>
            <w:top w:val="none" w:sz="0" w:space="0" w:color="auto"/>
            <w:left w:val="none" w:sz="0" w:space="0" w:color="auto"/>
            <w:bottom w:val="none" w:sz="0" w:space="0" w:color="auto"/>
            <w:right w:val="none" w:sz="0" w:space="0" w:color="auto"/>
          </w:divBdr>
        </w:div>
      </w:divsChild>
    </w:div>
    <w:div w:id="1278758571">
      <w:bodyDiv w:val="1"/>
      <w:marLeft w:val="0"/>
      <w:marRight w:val="0"/>
      <w:marTop w:val="0"/>
      <w:marBottom w:val="0"/>
      <w:divBdr>
        <w:top w:val="none" w:sz="0" w:space="0" w:color="auto"/>
        <w:left w:val="none" w:sz="0" w:space="0" w:color="auto"/>
        <w:bottom w:val="none" w:sz="0" w:space="0" w:color="auto"/>
        <w:right w:val="none" w:sz="0" w:space="0" w:color="auto"/>
      </w:divBdr>
      <w:divsChild>
        <w:div w:id="1197231935">
          <w:marLeft w:val="0"/>
          <w:marRight w:val="0"/>
          <w:marTop w:val="0"/>
          <w:marBottom w:val="0"/>
          <w:divBdr>
            <w:top w:val="none" w:sz="0" w:space="0" w:color="auto"/>
            <w:left w:val="none" w:sz="0" w:space="0" w:color="auto"/>
            <w:bottom w:val="none" w:sz="0" w:space="0" w:color="auto"/>
            <w:right w:val="none" w:sz="0" w:space="0" w:color="auto"/>
          </w:divBdr>
        </w:div>
        <w:div w:id="543640330">
          <w:marLeft w:val="0"/>
          <w:marRight w:val="0"/>
          <w:marTop w:val="0"/>
          <w:marBottom w:val="0"/>
          <w:divBdr>
            <w:top w:val="none" w:sz="0" w:space="0" w:color="auto"/>
            <w:left w:val="none" w:sz="0" w:space="0" w:color="auto"/>
            <w:bottom w:val="none" w:sz="0" w:space="0" w:color="auto"/>
            <w:right w:val="none" w:sz="0" w:space="0" w:color="auto"/>
          </w:divBdr>
        </w:div>
        <w:div w:id="30493833">
          <w:marLeft w:val="0"/>
          <w:marRight w:val="0"/>
          <w:marTop w:val="0"/>
          <w:marBottom w:val="0"/>
          <w:divBdr>
            <w:top w:val="none" w:sz="0" w:space="0" w:color="auto"/>
            <w:left w:val="none" w:sz="0" w:space="0" w:color="auto"/>
            <w:bottom w:val="none" w:sz="0" w:space="0" w:color="auto"/>
            <w:right w:val="none" w:sz="0" w:space="0" w:color="auto"/>
          </w:divBdr>
        </w:div>
        <w:div w:id="1648436013">
          <w:marLeft w:val="0"/>
          <w:marRight w:val="0"/>
          <w:marTop w:val="0"/>
          <w:marBottom w:val="0"/>
          <w:divBdr>
            <w:top w:val="none" w:sz="0" w:space="0" w:color="auto"/>
            <w:left w:val="none" w:sz="0" w:space="0" w:color="auto"/>
            <w:bottom w:val="none" w:sz="0" w:space="0" w:color="auto"/>
            <w:right w:val="none" w:sz="0" w:space="0" w:color="auto"/>
          </w:divBdr>
        </w:div>
        <w:div w:id="1284115769">
          <w:marLeft w:val="0"/>
          <w:marRight w:val="0"/>
          <w:marTop w:val="0"/>
          <w:marBottom w:val="0"/>
          <w:divBdr>
            <w:top w:val="none" w:sz="0" w:space="0" w:color="auto"/>
            <w:left w:val="none" w:sz="0" w:space="0" w:color="auto"/>
            <w:bottom w:val="none" w:sz="0" w:space="0" w:color="auto"/>
            <w:right w:val="none" w:sz="0" w:space="0" w:color="auto"/>
          </w:divBdr>
        </w:div>
        <w:div w:id="94399744">
          <w:marLeft w:val="0"/>
          <w:marRight w:val="0"/>
          <w:marTop w:val="0"/>
          <w:marBottom w:val="0"/>
          <w:divBdr>
            <w:top w:val="none" w:sz="0" w:space="0" w:color="auto"/>
            <w:left w:val="none" w:sz="0" w:space="0" w:color="auto"/>
            <w:bottom w:val="none" w:sz="0" w:space="0" w:color="auto"/>
            <w:right w:val="none" w:sz="0" w:space="0" w:color="auto"/>
          </w:divBdr>
        </w:div>
      </w:divsChild>
    </w:div>
    <w:div w:id="1383947110">
      <w:bodyDiv w:val="1"/>
      <w:marLeft w:val="0"/>
      <w:marRight w:val="0"/>
      <w:marTop w:val="0"/>
      <w:marBottom w:val="0"/>
      <w:divBdr>
        <w:top w:val="none" w:sz="0" w:space="0" w:color="auto"/>
        <w:left w:val="none" w:sz="0" w:space="0" w:color="auto"/>
        <w:bottom w:val="none" w:sz="0" w:space="0" w:color="auto"/>
        <w:right w:val="none" w:sz="0" w:space="0" w:color="auto"/>
      </w:divBdr>
      <w:divsChild>
        <w:div w:id="905146868">
          <w:marLeft w:val="0"/>
          <w:marRight w:val="0"/>
          <w:marTop w:val="0"/>
          <w:marBottom w:val="0"/>
          <w:divBdr>
            <w:top w:val="none" w:sz="0" w:space="0" w:color="auto"/>
            <w:left w:val="none" w:sz="0" w:space="0" w:color="auto"/>
            <w:bottom w:val="none" w:sz="0" w:space="0" w:color="auto"/>
            <w:right w:val="none" w:sz="0" w:space="0" w:color="auto"/>
          </w:divBdr>
          <w:divsChild>
            <w:div w:id="4293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5491">
      <w:bodyDiv w:val="1"/>
      <w:marLeft w:val="0"/>
      <w:marRight w:val="0"/>
      <w:marTop w:val="0"/>
      <w:marBottom w:val="0"/>
      <w:divBdr>
        <w:top w:val="none" w:sz="0" w:space="0" w:color="auto"/>
        <w:left w:val="none" w:sz="0" w:space="0" w:color="auto"/>
        <w:bottom w:val="none" w:sz="0" w:space="0" w:color="auto"/>
        <w:right w:val="none" w:sz="0" w:space="0" w:color="auto"/>
      </w:divBdr>
      <w:divsChild>
        <w:div w:id="238096036">
          <w:marLeft w:val="0"/>
          <w:marRight w:val="0"/>
          <w:marTop w:val="0"/>
          <w:marBottom w:val="0"/>
          <w:divBdr>
            <w:top w:val="none" w:sz="0" w:space="0" w:color="auto"/>
            <w:left w:val="none" w:sz="0" w:space="0" w:color="auto"/>
            <w:bottom w:val="none" w:sz="0" w:space="0" w:color="auto"/>
            <w:right w:val="none" w:sz="0" w:space="0" w:color="auto"/>
          </w:divBdr>
        </w:div>
        <w:div w:id="1152602676">
          <w:marLeft w:val="0"/>
          <w:marRight w:val="0"/>
          <w:marTop w:val="0"/>
          <w:marBottom w:val="0"/>
          <w:divBdr>
            <w:top w:val="none" w:sz="0" w:space="0" w:color="auto"/>
            <w:left w:val="none" w:sz="0" w:space="0" w:color="auto"/>
            <w:bottom w:val="none" w:sz="0" w:space="0" w:color="auto"/>
            <w:right w:val="none" w:sz="0" w:space="0" w:color="auto"/>
          </w:divBdr>
        </w:div>
        <w:div w:id="1322542923">
          <w:marLeft w:val="0"/>
          <w:marRight w:val="0"/>
          <w:marTop w:val="0"/>
          <w:marBottom w:val="0"/>
          <w:divBdr>
            <w:top w:val="none" w:sz="0" w:space="0" w:color="auto"/>
            <w:left w:val="none" w:sz="0" w:space="0" w:color="auto"/>
            <w:bottom w:val="none" w:sz="0" w:space="0" w:color="auto"/>
            <w:right w:val="none" w:sz="0" w:space="0" w:color="auto"/>
          </w:divBdr>
        </w:div>
        <w:div w:id="122357769">
          <w:marLeft w:val="0"/>
          <w:marRight w:val="0"/>
          <w:marTop w:val="0"/>
          <w:marBottom w:val="0"/>
          <w:divBdr>
            <w:top w:val="none" w:sz="0" w:space="0" w:color="auto"/>
            <w:left w:val="none" w:sz="0" w:space="0" w:color="auto"/>
            <w:bottom w:val="none" w:sz="0" w:space="0" w:color="auto"/>
            <w:right w:val="none" w:sz="0" w:space="0" w:color="auto"/>
          </w:divBdr>
        </w:div>
      </w:divsChild>
    </w:div>
    <w:div w:id="1554122250">
      <w:bodyDiv w:val="1"/>
      <w:marLeft w:val="0"/>
      <w:marRight w:val="0"/>
      <w:marTop w:val="0"/>
      <w:marBottom w:val="0"/>
      <w:divBdr>
        <w:top w:val="none" w:sz="0" w:space="0" w:color="auto"/>
        <w:left w:val="none" w:sz="0" w:space="0" w:color="auto"/>
        <w:bottom w:val="none" w:sz="0" w:space="0" w:color="auto"/>
        <w:right w:val="none" w:sz="0" w:space="0" w:color="auto"/>
      </w:divBdr>
      <w:divsChild>
        <w:div w:id="770735622">
          <w:marLeft w:val="0"/>
          <w:marRight w:val="0"/>
          <w:marTop w:val="0"/>
          <w:marBottom w:val="0"/>
          <w:divBdr>
            <w:top w:val="none" w:sz="0" w:space="0" w:color="auto"/>
            <w:left w:val="none" w:sz="0" w:space="0" w:color="auto"/>
            <w:bottom w:val="none" w:sz="0" w:space="0" w:color="auto"/>
            <w:right w:val="none" w:sz="0" w:space="0" w:color="auto"/>
          </w:divBdr>
          <w:divsChild>
            <w:div w:id="1607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40903">
      <w:bodyDiv w:val="1"/>
      <w:marLeft w:val="0"/>
      <w:marRight w:val="0"/>
      <w:marTop w:val="0"/>
      <w:marBottom w:val="0"/>
      <w:divBdr>
        <w:top w:val="none" w:sz="0" w:space="0" w:color="auto"/>
        <w:left w:val="none" w:sz="0" w:space="0" w:color="auto"/>
        <w:bottom w:val="none" w:sz="0" w:space="0" w:color="auto"/>
        <w:right w:val="none" w:sz="0" w:space="0" w:color="auto"/>
      </w:divBdr>
      <w:divsChild>
        <w:div w:id="1467702985">
          <w:marLeft w:val="0"/>
          <w:marRight w:val="0"/>
          <w:marTop w:val="0"/>
          <w:marBottom w:val="0"/>
          <w:divBdr>
            <w:top w:val="none" w:sz="0" w:space="0" w:color="auto"/>
            <w:left w:val="none" w:sz="0" w:space="0" w:color="auto"/>
            <w:bottom w:val="none" w:sz="0" w:space="0" w:color="auto"/>
            <w:right w:val="none" w:sz="0" w:space="0" w:color="auto"/>
          </w:divBdr>
          <w:divsChild>
            <w:div w:id="11745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2944">
      <w:bodyDiv w:val="1"/>
      <w:marLeft w:val="0"/>
      <w:marRight w:val="0"/>
      <w:marTop w:val="0"/>
      <w:marBottom w:val="0"/>
      <w:divBdr>
        <w:top w:val="none" w:sz="0" w:space="0" w:color="auto"/>
        <w:left w:val="none" w:sz="0" w:space="0" w:color="auto"/>
        <w:bottom w:val="none" w:sz="0" w:space="0" w:color="auto"/>
        <w:right w:val="none" w:sz="0" w:space="0" w:color="auto"/>
      </w:divBdr>
      <w:divsChild>
        <w:div w:id="1879777953">
          <w:marLeft w:val="0"/>
          <w:marRight w:val="0"/>
          <w:marTop w:val="0"/>
          <w:marBottom w:val="0"/>
          <w:divBdr>
            <w:top w:val="none" w:sz="0" w:space="0" w:color="auto"/>
            <w:left w:val="none" w:sz="0" w:space="0" w:color="auto"/>
            <w:bottom w:val="none" w:sz="0" w:space="0" w:color="auto"/>
            <w:right w:val="none" w:sz="0" w:space="0" w:color="auto"/>
          </w:divBdr>
          <w:divsChild>
            <w:div w:id="1952586437">
              <w:marLeft w:val="0"/>
              <w:marRight w:val="0"/>
              <w:marTop w:val="0"/>
              <w:marBottom w:val="0"/>
              <w:divBdr>
                <w:top w:val="none" w:sz="0" w:space="0" w:color="auto"/>
                <w:left w:val="none" w:sz="0" w:space="0" w:color="auto"/>
                <w:bottom w:val="none" w:sz="0" w:space="0" w:color="auto"/>
                <w:right w:val="none" w:sz="0" w:space="0" w:color="auto"/>
              </w:divBdr>
            </w:div>
            <w:div w:id="1682320950">
              <w:marLeft w:val="0"/>
              <w:marRight w:val="0"/>
              <w:marTop w:val="0"/>
              <w:marBottom w:val="0"/>
              <w:divBdr>
                <w:top w:val="none" w:sz="0" w:space="0" w:color="auto"/>
                <w:left w:val="none" w:sz="0" w:space="0" w:color="auto"/>
                <w:bottom w:val="none" w:sz="0" w:space="0" w:color="auto"/>
                <w:right w:val="none" w:sz="0" w:space="0" w:color="auto"/>
              </w:divBdr>
            </w:div>
            <w:div w:id="1550722687">
              <w:marLeft w:val="0"/>
              <w:marRight w:val="0"/>
              <w:marTop w:val="0"/>
              <w:marBottom w:val="0"/>
              <w:divBdr>
                <w:top w:val="none" w:sz="0" w:space="0" w:color="auto"/>
                <w:left w:val="none" w:sz="0" w:space="0" w:color="auto"/>
                <w:bottom w:val="none" w:sz="0" w:space="0" w:color="auto"/>
                <w:right w:val="none" w:sz="0" w:space="0" w:color="auto"/>
              </w:divBdr>
            </w:div>
            <w:div w:id="1888644257">
              <w:marLeft w:val="0"/>
              <w:marRight w:val="0"/>
              <w:marTop w:val="0"/>
              <w:marBottom w:val="0"/>
              <w:divBdr>
                <w:top w:val="none" w:sz="0" w:space="0" w:color="auto"/>
                <w:left w:val="none" w:sz="0" w:space="0" w:color="auto"/>
                <w:bottom w:val="none" w:sz="0" w:space="0" w:color="auto"/>
                <w:right w:val="none" w:sz="0" w:space="0" w:color="auto"/>
              </w:divBdr>
            </w:div>
            <w:div w:id="909270689">
              <w:marLeft w:val="0"/>
              <w:marRight w:val="0"/>
              <w:marTop w:val="0"/>
              <w:marBottom w:val="0"/>
              <w:divBdr>
                <w:top w:val="none" w:sz="0" w:space="0" w:color="auto"/>
                <w:left w:val="none" w:sz="0" w:space="0" w:color="auto"/>
                <w:bottom w:val="none" w:sz="0" w:space="0" w:color="auto"/>
                <w:right w:val="none" w:sz="0" w:space="0" w:color="auto"/>
              </w:divBdr>
            </w:div>
          </w:divsChild>
        </w:div>
        <w:div w:id="464738413">
          <w:marLeft w:val="0"/>
          <w:marRight w:val="0"/>
          <w:marTop w:val="0"/>
          <w:marBottom w:val="0"/>
          <w:divBdr>
            <w:top w:val="none" w:sz="0" w:space="0" w:color="auto"/>
            <w:left w:val="none" w:sz="0" w:space="0" w:color="auto"/>
            <w:bottom w:val="none" w:sz="0" w:space="0" w:color="auto"/>
            <w:right w:val="none" w:sz="0" w:space="0" w:color="auto"/>
          </w:divBdr>
          <w:divsChild>
            <w:div w:id="152381585">
              <w:marLeft w:val="0"/>
              <w:marRight w:val="0"/>
              <w:marTop w:val="0"/>
              <w:marBottom w:val="0"/>
              <w:divBdr>
                <w:top w:val="none" w:sz="0" w:space="0" w:color="auto"/>
                <w:left w:val="none" w:sz="0" w:space="0" w:color="auto"/>
                <w:bottom w:val="none" w:sz="0" w:space="0" w:color="auto"/>
                <w:right w:val="none" w:sz="0" w:space="0" w:color="auto"/>
              </w:divBdr>
            </w:div>
            <w:div w:id="177559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7675">
      <w:bodyDiv w:val="1"/>
      <w:marLeft w:val="0"/>
      <w:marRight w:val="0"/>
      <w:marTop w:val="0"/>
      <w:marBottom w:val="0"/>
      <w:divBdr>
        <w:top w:val="none" w:sz="0" w:space="0" w:color="auto"/>
        <w:left w:val="none" w:sz="0" w:space="0" w:color="auto"/>
        <w:bottom w:val="none" w:sz="0" w:space="0" w:color="auto"/>
        <w:right w:val="none" w:sz="0" w:space="0" w:color="auto"/>
      </w:divBdr>
      <w:divsChild>
        <w:div w:id="528763001">
          <w:marLeft w:val="0"/>
          <w:marRight w:val="0"/>
          <w:marTop w:val="0"/>
          <w:marBottom w:val="0"/>
          <w:divBdr>
            <w:top w:val="none" w:sz="0" w:space="0" w:color="auto"/>
            <w:left w:val="none" w:sz="0" w:space="0" w:color="auto"/>
            <w:bottom w:val="none" w:sz="0" w:space="0" w:color="auto"/>
            <w:right w:val="none" w:sz="0" w:space="0" w:color="auto"/>
          </w:divBdr>
          <w:divsChild>
            <w:div w:id="19557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42066">
      <w:bodyDiv w:val="1"/>
      <w:marLeft w:val="0"/>
      <w:marRight w:val="0"/>
      <w:marTop w:val="0"/>
      <w:marBottom w:val="0"/>
      <w:divBdr>
        <w:top w:val="none" w:sz="0" w:space="0" w:color="auto"/>
        <w:left w:val="none" w:sz="0" w:space="0" w:color="auto"/>
        <w:bottom w:val="none" w:sz="0" w:space="0" w:color="auto"/>
        <w:right w:val="none" w:sz="0" w:space="0" w:color="auto"/>
      </w:divBdr>
      <w:divsChild>
        <w:div w:id="952712969">
          <w:marLeft w:val="0"/>
          <w:marRight w:val="0"/>
          <w:marTop w:val="0"/>
          <w:marBottom w:val="0"/>
          <w:divBdr>
            <w:top w:val="none" w:sz="0" w:space="0" w:color="auto"/>
            <w:left w:val="none" w:sz="0" w:space="0" w:color="auto"/>
            <w:bottom w:val="none" w:sz="0" w:space="0" w:color="auto"/>
            <w:right w:val="none" w:sz="0" w:space="0" w:color="auto"/>
          </w:divBdr>
          <w:divsChild>
            <w:div w:id="559364685">
              <w:marLeft w:val="0"/>
              <w:marRight w:val="0"/>
              <w:marTop w:val="0"/>
              <w:marBottom w:val="0"/>
              <w:divBdr>
                <w:top w:val="none" w:sz="0" w:space="0" w:color="auto"/>
                <w:left w:val="none" w:sz="0" w:space="0" w:color="auto"/>
                <w:bottom w:val="none" w:sz="0" w:space="0" w:color="auto"/>
                <w:right w:val="none" w:sz="0" w:space="0" w:color="auto"/>
              </w:divBdr>
            </w:div>
            <w:div w:id="775951988">
              <w:marLeft w:val="0"/>
              <w:marRight w:val="0"/>
              <w:marTop w:val="0"/>
              <w:marBottom w:val="0"/>
              <w:divBdr>
                <w:top w:val="none" w:sz="0" w:space="0" w:color="auto"/>
                <w:left w:val="none" w:sz="0" w:space="0" w:color="auto"/>
                <w:bottom w:val="none" w:sz="0" w:space="0" w:color="auto"/>
                <w:right w:val="none" w:sz="0" w:space="0" w:color="auto"/>
              </w:divBdr>
            </w:div>
            <w:div w:id="1582106019">
              <w:marLeft w:val="0"/>
              <w:marRight w:val="0"/>
              <w:marTop w:val="0"/>
              <w:marBottom w:val="0"/>
              <w:divBdr>
                <w:top w:val="none" w:sz="0" w:space="0" w:color="auto"/>
                <w:left w:val="none" w:sz="0" w:space="0" w:color="auto"/>
                <w:bottom w:val="none" w:sz="0" w:space="0" w:color="auto"/>
                <w:right w:val="none" w:sz="0" w:space="0" w:color="auto"/>
              </w:divBdr>
            </w:div>
            <w:div w:id="1054935134">
              <w:marLeft w:val="0"/>
              <w:marRight w:val="0"/>
              <w:marTop w:val="0"/>
              <w:marBottom w:val="0"/>
              <w:divBdr>
                <w:top w:val="none" w:sz="0" w:space="0" w:color="auto"/>
                <w:left w:val="none" w:sz="0" w:space="0" w:color="auto"/>
                <w:bottom w:val="none" w:sz="0" w:space="0" w:color="auto"/>
                <w:right w:val="none" w:sz="0" w:space="0" w:color="auto"/>
              </w:divBdr>
            </w:div>
            <w:div w:id="2052606027">
              <w:marLeft w:val="0"/>
              <w:marRight w:val="0"/>
              <w:marTop w:val="0"/>
              <w:marBottom w:val="0"/>
              <w:divBdr>
                <w:top w:val="none" w:sz="0" w:space="0" w:color="auto"/>
                <w:left w:val="none" w:sz="0" w:space="0" w:color="auto"/>
                <w:bottom w:val="none" w:sz="0" w:space="0" w:color="auto"/>
                <w:right w:val="none" w:sz="0" w:space="0" w:color="auto"/>
              </w:divBdr>
            </w:div>
            <w:div w:id="1945184646">
              <w:marLeft w:val="0"/>
              <w:marRight w:val="0"/>
              <w:marTop w:val="0"/>
              <w:marBottom w:val="0"/>
              <w:divBdr>
                <w:top w:val="none" w:sz="0" w:space="0" w:color="auto"/>
                <w:left w:val="none" w:sz="0" w:space="0" w:color="auto"/>
                <w:bottom w:val="none" w:sz="0" w:space="0" w:color="auto"/>
                <w:right w:val="none" w:sz="0" w:space="0" w:color="auto"/>
              </w:divBdr>
            </w:div>
            <w:div w:id="379941005">
              <w:marLeft w:val="0"/>
              <w:marRight w:val="0"/>
              <w:marTop w:val="0"/>
              <w:marBottom w:val="0"/>
              <w:divBdr>
                <w:top w:val="none" w:sz="0" w:space="0" w:color="auto"/>
                <w:left w:val="none" w:sz="0" w:space="0" w:color="auto"/>
                <w:bottom w:val="none" w:sz="0" w:space="0" w:color="auto"/>
                <w:right w:val="none" w:sz="0" w:space="0" w:color="auto"/>
              </w:divBdr>
            </w:div>
            <w:div w:id="1845626414">
              <w:marLeft w:val="0"/>
              <w:marRight w:val="0"/>
              <w:marTop w:val="0"/>
              <w:marBottom w:val="0"/>
              <w:divBdr>
                <w:top w:val="none" w:sz="0" w:space="0" w:color="auto"/>
                <w:left w:val="none" w:sz="0" w:space="0" w:color="auto"/>
                <w:bottom w:val="none" w:sz="0" w:space="0" w:color="auto"/>
                <w:right w:val="none" w:sz="0" w:space="0" w:color="auto"/>
              </w:divBdr>
            </w:div>
            <w:div w:id="576941502">
              <w:marLeft w:val="0"/>
              <w:marRight w:val="0"/>
              <w:marTop w:val="0"/>
              <w:marBottom w:val="0"/>
              <w:divBdr>
                <w:top w:val="none" w:sz="0" w:space="0" w:color="auto"/>
                <w:left w:val="none" w:sz="0" w:space="0" w:color="auto"/>
                <w:bottom w:val="none" w:sz="0" w:space="0" w:color="auto"/>
                <w:right w:val="none" w:sz="0" w:space="0" w:color="auto"/>
              </w:divBdr>
            </w:div>
            <w:div w:id="1012874870">
              <w:marLeft w:val="0"/>
              <w:marRight w:val="0"/>
              <w:marTop w:val="0"/>
              <w:marBottom w:val="0"/>
              <w:divBdr>
                <w:top w:val="none" w:sz="0" w:space="0" w:color="auto"/>
                <w:left w:val="none" w:sz="0" w:space="0" w:color="auto"/>
                <w:bottom w:val="none" w:sz="0" w:space="0" w:color="auto"/>
                <w:right w:val="none" w:sz="0" w:space="0" w:color="auto"/>
              </w:divBdr>
            </w:div>
            <w:div w:id="1601600338">
              <w:marLeft w:val="0"/>
              <w:marRight w:val="0"/>
              <w:marTop w:val="0"/>
              <w:marBottom w:val="0"/>
              <w:divBdr>
                <w:top w:val="none" w:sz="0" w:space="0" w:color="auto"/>
                <w:left w:val="none" w:sz="0" w:space="0" w:color="auto"/>
                <w:bottom w:val="none" w:sz="0" w:space="0" w:color="auto"/>
                <w:right w:val="none" w:sz="0" w:space="0" w:color="auto"/>
              </w:divBdr>
            </w:div>
            <w:div w:id="921528995">
              <w:marLeft w:val="0"/>
              <w:marRight w:val="0"/>
              <w:marTop w:val="0"/>
              <w:marBottom w:val="0"/>
              <w:divBdr>
                <w:top w:val="none" w:sz="0" w:space="0" w:color="auto"/>
                <w:left w:val="none" w:sz="0" w:space="0" w:color="auto"/>
                <w:bottom w:val="none" w:sz="0" w:space="0" w:color="auto"/>
                <w:right w:val="none" w:sz="0" w:space="0" w:color="auto"/>
              </w:divBdr>
            </w:div>
            <w:div w:id="527061418">
              <w:marLeft w:val="0"/>
              <w:marRight w:val="0"/>
              <w:marTop w:val="0"/>
              <w:marBottom w:val="0"/>
              <w:divBdr>
                <w:top w:val="none" w:sz="0" w:space="0" w:color="auto"/>
                <w:left w:val="none" w:sz="0" w:space="0" w:color="auto"/>
                <w:bottom w:val="none" w:sz="0" w:space="0" w:color="auto"/>
                <w:right w:val="none" w:sz="0" w:space="0" w:color="auto"/>
              </w:divBdr>
            </w:div>
            <w:div w:id="2132508078">
              <w:marLeft w:val="0"/>
              <w:marRight w:val="0"/>
              <w:marTop w:val="0"/>
              <w:marBottom w:val="0"/>
              <w:divBdr>
                <w:top w:val="none" w:sz="0" w:space="0" w:color="auto"/>
                <w:left w:val="none" w:sz="0" w:space="0" w:color="auto"/>
                <w:bottom w:val="none" w:sz="0" w:space="0" w:color="auto"/>
                <w:right w:val="none" w:sz="0" w:space="0" w:color="auto"/>
              </w:divBdr>
            </w:div>
            <w:div w:id="4193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80790">
      <w:bodyDiv w:val="1"/>
      <w:marLeft w:val="0"/>
      <w:marRight w:val="0"/>
      <w:marTop w:val="0"/>
      <w:marBottom w:val="0"/>
      <w:divBdr>
        <w:top w:val="none" w:sz="0" w:space="0" w:color="auto"/>
        <w:left w:val="none" w:sz="0" w:space="0" w:color="auto"/>
        <w:bottom w:val="none" w:sz="0" w:space="0" w:color="auto"/>
        <w:right w:val="none" w:sz="0" w:space="0" w:color="auto"/>
      </w:divBdr>
      <w:divsChild>
        <w:div w:id="1146631668">
          <w:marLeft w:val="0"/>
          <w:marRight w:val="0"/>
          <w:marTop w:val="0"/>
          <w:marBottom w:val="0"/>
          <w:divBdr>
            <w:top w:val="none" w:sz="0" w:space="0" w:color="auto"/>
            <w:left w:val="none" w:sz="0" w:space="0" w:color="auto"/>
            <w:bottom w:val="none" w:sz="0" w:space="0" w:color="auto"/>
            <w:right w:val="none" w:sz="0" w:space="0" w:color="auto"/>
          </w:divBdr>
          <w:divsChild>
            <w:div w:id="170467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3625">
      <w:bodyDiv w:val="1"/>
      <w:marLeft w:val="0"/>
      <w:marRight w:val="0"/>
      <w:marTop w:val="0"/>
      <w:marBottom w:val="0"/>
      <w:divBdr>
        <w:top w:val="none" w:sz="0" w:space="0" w:color="auto"/>
        <w:left w:val="none" w:sz="0" w:space="0" w:color="auto"/>
        <w:bottom w:val="none" w:sz="0" w:space="0" w:color="auto"/>
        <w:right w:val="none" w:sz="0" w:space="0" w:color="auto"/>
      </w:divBdr>
      <w:divsChild>
        <w:div w:id="104429453">
          <w:marLeft w:val="0"/>
          <w:marRight w:val="0"/>
          <w:marTop w:val="0"/>
          <w:marBottom w:val="0"/>
          <w:divBdr>
            <w:top w:val="none" w:sz="0" w:space="0" w:color="auto"/>
            <w:left w:val="none" w:sz="0" w:space="0" w:color="auto"/>
            <w:bottom w:val="none" w:sz="0" w:space="0" w:color="auto"/>
            <w:right w:val="none" w:sz="0" w:space="0" w:color="auto"/>
          </w:divBdr>
          <w:divsChild>
            <w:div w:id="1160388697">
              <w:marLeft w:val="0"/>
              <w:marRight w:val="0"/>
              <w:marTop w:val="0"/>
              <w:marBottom w:val="0"/>
              <w:divBdr>
                <w:top w:val="none" w:sz="0" w:space="0" w:color="auto"/>
                <w:left w:val="none" w:sz="0" w:space="0" w:color="auto"/>
                <w:bottom w:val="none" w:sz="0" w:space="0" w:color="auto"/>
                <w:right w:val="none" w:sz="0" w:space="0" w:color="auto"/>
              </w:divBdr>
            </w:div>
          </w:divsChild>
        </w:div>
        <w:div w:id="788931549">
          <w:marLeft w:val="0"/>
          <w:marRight w:val="0"/>
          <w:marTop w:val="0"/>
          <w:marBottom w:val="0"/>
          <w:divBdr>
            <w:top w:val="none" w:sz="0" w:space="0" w:color="auto"/>
            <w:left w:val="none" w:sz="0" w:space="0" w:color="auto"/>
            <w:bottom w:val="none" w:sz="0" w:space="0" w:color="auto"/>
            <w:right w:val="none" w:sz="0" w:space="0" w:color="auto"/>
          </w:divBdr>
          <w:divsChild>
            <w:div w:id="550770651">
              <w:marLeft w:val="0"/>
              <w:marRight w:val="0"/>
              <w:marTop w:val="0"/>
              <w:marBottom w:val="0"/>
              <w:divBdr>
                <w:top w:val="none" w:sz="0" w:space="0" w:color="auto"/>
                <w:left w:val="none" w:sz="0" w:space="0" w:color="auto"/>
                <w:bottom w:val="none" w:sz="0" w:space="0" w:color="auto"/>
                <w:right w:val="none" w:sz="0" w:space="0" w:color="auto"/>
              </w:divBdr>
            </w:div>
          </w:divsChild>
        </w:div>
        <w:div w:id="1407609018">
          <w:marLeft w:val="0"/>
          <w:marRight w:val="0"/>
          <w:marTop w:val="0"/>
          <w:marBottom w:val="0"/>
          <w:divBdr>
            <w:top w:val="none" w:sz="0" w:space="0" w:color="auto"/>
            <w:left w:val="none" w:sz="0" w:space="0" w:color="auto"/>
            <w:bottom w:val="none" w:sz="0" w:space="0" w:color="auto"/>
            <w:right w:val="none" w:sz="0" w:space="0" w:color="auto"/>
          </w:divBdr>
          <w:divsChild>
            <w:div w:id="2076509116">
              <w:marLeft w:val="0"/>
              <w:marRight w:val="0"/>
              <w:marTop w:val="0"/>
              <w:marBottom w:val="0"/>
              <w:divBdr>
                <w:top w:val="none" w:sz="0" w:space="0" w:color="auto"/>
                <w:left w:val="none" w:sz="0" w:space="0" w:color="auto"/>
                <w:bottom w:val="none" w:sz="0" w:space="0" w:color="auto"/>
                <w:right w:val="none" w:sz="0" w:space="0" w:color="auto"/>
              </w:divBdr>
            </w:div>
          </w:divsChild>
        </w:div>
        <w:div w:id="1667781183">
          <w:marLeft w:val="0"/>
          <w:marRight w:val="0"/>
          <w:marTop w:val="0"/>
          <w:marBottom w:val="0"/>
          <w:divBdr>
            <w:top w:val="none" w:sz="0" w:space="0" w:color="auto"/>
            <w:left w:val="none" w:sz="0" w:space="0" w:color="auto"/>
            <w:bottom w:val="none" w:sz="0" w:space="0" w:color="auto"/>
            <w:right w:val="none" w:sz="0" w:space="0" w:color="auto"/>
          </w:divBdr>
          <w:divsChild>
            <w:div w:id="16174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0884">
      <w:bodyDiv w:val="1"/>
      <w:marLeft w:val="0"/>
      <w:marRight w:val="0"/>
      <w:marTop w:val="0"/>
      <w:marBottom w:val="0"/>
      <w:divBdr>
        <w:top w:val="none" w:sz="0" w:space="0" w:color="auto"/>
        <w:left w:val="none" w:sz="0" w:space="0" w:color="auto"/>
        <w:bottom w:val="none" w:sz="0" w:space="0" w:color="auto"/>
        <w:right w:val="none" w:sz="0" w:space="0" w:color="auto"/>
      </w:divBdr>
    </w:div>
    <w:div w:id="1820144693">
      <w:bodyDiv w:val="1"/>
      <w:marLeft w:val="0"/>
      <w:marRight w:val="0"/>
      <w:marTop w:val="0"/>
      <w:marBottom w:val="0"/>
      <w:divBdr>
        <w:top w:val="none" w:sz="0" w:space="0" w:color="auto"/>
        <w:left w:val="none" w:sz="0" w:space="0" w:color="auto"/>
        <w:bottom w:val="none" w:sz="0" w:space="0" w:color="auto"/>
        <w:right w:val="none" w:sz="0" w:space="0" w:color="auto"/>
      </w:divBdr>
      <w:divsChild>
        <w:div w:id="169443220">
          <w:marLeft w:val="0"/>
          <w:marRight w:val="0"/>
          <w:marTop w:val="0"/>
          <w:marBottom w:val="0"/>
          <w:divBdr>
            <w:top w:val="none" w:sz="0" w:space="0" w:color="auto"/>
            <w:left w:val="none" w:sz="0" w:space="0" w:color="auto"/>
            <w:bottom w:val="none" w:sz="0" w:space="0" w:color="auto"/>
            <w:right w:val="none" w:sz="0" w:space="0" w:color="auto"/>
          </w:divBdr>
        </w:div>
      </w:divsChild>
    </w:div>
    <w:div w:id="1869248003">
      <w:bodyDiv w:val="1"/>
      <w:marLeft w:val="0"/>
      <w:marRight w:val="0"/>
      <w:marTop w:val="0"/>
      <w:marBottom w:val="0"/>
      <w:divBdr>
        <w:top w:val="none" w:sz="0" w:space="0" w:color="auto"/>
        <w:left w:val="none" w:sz="0" w:space="0" w:color="auto"/>
        <w:bottom w:val="none" w:sz="0" w:space="0" w:color="auto"/>
        <w:right w:val="none" w:sz="0" w:space="0" w:color="auto"/>
      </w:divBdr>
      <w:divsChild>
        <w:div w:id="1030453776">
          <w:marLeft w:val="0"/>
          <w:marRight w:val="0"/>
          <w:marTop w:val="0"/>
          <w:marBottom w:val="0"/>
          <w:divBdr>
            <w:top w:val="none" w:sz="0" w:space="0" w:color="auto"/>
            <w:left w:val="none" w:sz="0" w:space="0" w:color="auto"/>
            <w:bottom w:val="none" w:sz="0" w:space="0" w:color="auto"/>
            <w:right w:val="none" w:sz="0" w:space="0" w:color="auto"/>
          </w:divBdr>
          <w:divsChild>
            <w:div w:id="10846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6688">
      <w:bodyDiv w:val="1"/>
      <w:marLeft w:val="0"/>
      <w:marRight w:val="0"/>
      <w:marTop w:val="0"/>
      <w:marBottom w:val="0"/>
      <w:divBdr>
        <w:top w:val="none" w:sz="0" w:space="0" w:color="auto"/>
        <w:left w:val="none" w:sz="0" w:space="0" w:color="auto"/>
        <w:bottom w:val="none" w:sz="0" w:space="0" w:color="auto"/>
        <w:right w:val="none" w:sz="0" w:space="0" w:color="auto"/>
      </w:divBdr>
      <w:divsChild>
        <w:div w:id="1441535677">
          <w:marLeft w:val="0"/>
          <w:marRight w:val="0"/>
          <w:marTop w:val="0"/>
          <w:marBottom w:val="0"/>
          <w:divBdr>
            <w:top w:val="none" w:sz="0" w:space="0" w:color="auto"/>
            <w:left w:val="none" w:sz="0" w:space="0" w:color="auto"/>
            <w:bottom w:val="none" w:sz="0" w:space="0" w:color="auto"/>
            <w:right w:val="none" w:sz="0" w:space="0" w:color="auto"/>
          </w:divBdr>
          <w:divsChild>
            <w:div w:id="773593101">
              <w:marLeft w:val="0"/>
              <w:marRight w:val="0"/>
              <w:marTop w:val="0"/>
              <w:marBottom w:val="0"/>
              <w:divBdr>
                <w:top w:val="none" w:sz="0" w:space="0" w:color="auto"/>
                <w:left w:val="none" w:sz="0" w:space="0" w:color="auto"/>
                <w:bottom w:val="none" w:sz="0" w:space="0" w:color="auto"/>
                <w:right w:val="none" w:sz="0" w:space="0" w:color="auto"/>
              </w:divBdr>
            </w:div>
            <w:div w:id="1924218753">
              <w:marLeft w:val="0"/>
              <w:marRight w:val="0"/>
              <w:marTop w:val="0"/>
              <w:marBottom w:val="0"/>
              <w:divBdr>
                <w:top w:val="none" w:sz="0" w:space="0" w:color="auto"/>
                <w:left w:val="none" w:sz="0" w:space="0" w:color="auto"/>
                <w:bottom w:val="none" w:sz="0" w:space="0" w:color="auto"/>
                <w:right w:val="none" w:sz="0" w:space="0" w:color="auto"/>
              </w:divBdr>
            </w:div>
          </w:divsChild>
        </w:div>
        <w:div w:id="1305045122">
          <w:marLeft w:val="0"/>
          <w:marRight w:val="0"/>
          <w:marTop w:val="0"/>
          <w:marBottom w:val="0"/>
          <w:divBdr>
            <w:top w:val="none" w:sz="0" w:space="0" w:color="auto"/>
            <w:left w:val="none" w:sz="0" w:space="0" w:color="auto"/>
            <w:bottom w:val="none" w:sz="0" w:space="0" w:color="auto"/>
            <w:right w:val="none" w:sz="0" w:space="0" w:color="auto"/>
          </w:divBdr>
          <w:divsChild>
            <w:div w:id="857041004">
              <w:marLeft w:val="0"/>
              <w:marRight w:val="0"/>
              <w:marTop w:val="0"/>
              <w:marBottom w:val="0"/>
              <w:divBdr>
                <w:top w:val="none" w:sz="0" w:space="0" w:color="auto"/>
                <w:left w:val="none" w:sz="0" w:space="0" w:color="auto"/>
                <w:bottom w:val="none" w:sz="0" w:space="0" w:color="auto"/>
                <w:right w:val="none" w:sz="0" w:space="0" w:color="auto"/>
              </w:divBdr>
            </w:div>
            <w:div w:id="1114330660">
              <w:marLeft w:val="0"/>
              <w:marRight w:val="0"/>
              <w:marTop w:val="0"/>
              <w:marBottom w:val="0"/>
              <w:divBdr>
                <w:top w:val="none" w:sz="0" w:space="0" w:color="auto"/>
                <w:left w:val="none" w:sz="0" w:space="0" w:color="auto"/>
                <w:bottom w:val="none" w:sz="0" w:space="0" w:color="auto"/>
                <w:right w:val="none" w:sz="0" w:space="0" w:color="auto"/>
              </w:divBdr>
            </w:div>
            <w:div w:id="14438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7985">
      <w:bodyDiv w:val="1"/>
      <w:marLeft w:val="0"/>
      <w:marRight w:val="0"/>
      <w:marTop w:val="0"/>
      <w:marBottom w:val="0"/>
      <w:divBdr>
        <w:top w:val="none" w:sz="0" w:space="0" w:color="auto"/>
        <w:left w:val="none" w:sz="0" w:space="0" w:color="auto"/>
        <w:bottom w:val="none" w:sz="0" w:space="0" w:color="auto"/>
        <w:right w:val="none" w:sz="0" w:space="0" w:color="auto"/>
      </w:divBdr>
      <w:divsChild>
        <w:div w:id="277488252">
          <w:marLeft w:val="0"/>
          <w:marRight w:val="0"/>
          <w:marTop w:val="0"/>
          <w:marBottom w:val="0"/>
          <w:divBdr>
            <w:top w:val="none" w:sz="0" w:space="0" w:color="auto"/>
            <w:left w:val="none" w:sz="0" w:space="0" w:color="auto"/>
            <w:bottom w:val="none" w:sz="0" w:space="0" w:color="auto"/>
            <w:right w:val="none" w:sz="0" w:space="0" w:color="auto"/>
          </w:divBdr>
          <w:divsChild>
            <w:div w:id="163520383">
              <w:marLeft w:val="0"/>
              <w:marRight w:val="0"/>
              <w:marTop w:val="0"/>
              <w:marBottom w:val="0"/>
              <w:divBdr>
                <w:top w:val="none" w:sz="0" w:space="0" w:color="auto"/>
                <w:left w:val="none" w:sz="0" w:space="0" w:color="auto"/>
                <w:bottom w:val="none" w:sz="0" w:space="0" w:color="auto"/>
                <w:right w:val="none" w:sz="0" w:space="0" w:color="auto"/>
              </w:divBdr>
            </w:div>
            <w:div w:id="1528717873">
              <w:marLeft w:val="0"/>
              <w:marRight w:val="0"/>
              <w:marTop w:val="0"/>
              <w:marBottom w:val="0"/>
              <w:divBdr>
                <w:top w:val="none" w:sz="0" w:space="0" w:color="auto"/>
                <w:left w:val="none" w:sz="0" w:space="0" w:color="auto"/>
                <w:bottom w:val="none" w:sz="0" w:space="0" w:color="auto"/>
                <w:right w:val="none" w:sz="0" w:space="0" w:color="auto"/>
              </w:divBdr>
            </w:div>
            <w:div w:id="381756447">
              <w:marLeft w:val="0"/>
              <w:marRight w:val="0"/>
              <w:marTop w:val="0"/>
              <w:marBottom w:val="0"/>
              <w:divBdr>
                <w:top w:val="none" w:sz="0" w:space="0" w:color="auto"/>
                <w:left w:val="none" w:sz="0" w:space="0" w:color="auto"/>
                <w:bottom w:val="none" w:sz="0" w:space="0" w:color="auto"/>
                <w:right w:val="none" w:sz="0" w:space="0" w:color="auto"/>
              </w:divBdr>
            </w:div>
            <w:div w:id="978152587">
              <w:marLeft w:val="0"/>
              <w:marRight w:val="0"/>
              <w:marTop w:val="0"/>
              <w:marBottom w:val="0"/>
              <w:divBdr>
                <w:top w:val="none" w:sz="0" w:space="0" w:color="auto"/>
                <w:left w:val="none" w:sz="0" w:space="0" w:color="auto"/>
                <w:bottom w:val="none" w:sz="0" w:space="0" w:color="auto"/>
                <w:right w:val="none" w:sz="0" w:space="0" w:color="auto"/>
              </w:divBdr>
            </w:div>
            <w:div w:id="639073494">
              <w:marLeft w:val="0"/>
              <w:marRight w:val="0"/>
              <w:marTop w:val="0"/>
              <w:marBottom w:val="0"/>
              <w:divBdr>
                <w:top w:val="none" w:sz="0" w:space="0" w:color="auto"/>
                <w:left w:val="none" w:sz="0" w:space="0" w:color="auto"/>
                <w:bottom w:val="none" w:sz="0" w:space="0" w:color="auto"/>
                <w:right w:val="none" w:sz="0" w:space="0" w:color="auto"/>
              </w:divBdr>
            </w:div>
            <w:div w:id="1161627949">
              <w:marLeft w:val="0"/>
              <w:marRight w:val="0"/>
              <w:marTop w:val="0"/>
              <w:marBottom w:val="0"/>
              <w:divBdr>
                <w:top w:val="none" w:sz="0" w:space="0" w:color="auto"/>
                <w:left w:val="none" w:sz="0" w:space="0" w:color="auto"/>
                <w:bottom w:val="none" w:sz="0" w:space="0" w:color="auto"/>
                <w:right w:val="none" w:sz="0" w:space="0" w:color="auto"/>
              </w:divBdr>
            </w:div>
            <w:div w:id="2113284513">
              <w:marLeft w:val="0"/>
              <w:marRight w:val="0"/>
              <w:marTop w:val="0"/>
              <w:marBottom w:val="0"/>
              <w:divBdr>
                <w:top w:val="none" w:sz="0" w:space="0" w:color="auto"/>
                <w:left w:val="none" w:sz="0" w:space="0" w:color="auto"/>
                <w:bottom w:val="none" w:sz="0" w:space="0" w:color="auto"/>
                <w:right w:val="none" w:sz="0" w:space="0" w:color="auto"/>
              </w:divBdr>
            </w:div>
            <w:div w:id="323356559">
              <w:marLeft w:val="0"/>
              <w:marRight w:val="0"/>
              <w:marTop w:val="0"/>
              <w:marBottom w:val="0"/>
              <w:divBdr>
                <w:top w:val="none" w:sz="0" w:space="0" w:color="auto"/>
                <w:left w:val="none" w:sz="0" w:space="0" w:color="auto"/>
                <w:bottom w:val="none" w:sz="0" w:space="0" w:color="auto"/>
                <w:right w:val="none" w:sz="0" w:space="0" w:color="auto"/>
              </w:divBdr>
            </w:div>
            <w:div w:id="322389595">
              <w:marLeft w:val="0"/>
              <w:marRight w:val="0"/>
              <w:marTop w:val="0"/>
              <w:marBottom w:val="0"/>
              <w:divBdr>
                <w:top w:val="none" w:sz="0" w:space="0" w:color="auto"/>
                <w:left w:val="none" w:sz="0" w:space="0" w:color="auto"/>
                <w:bottom w:val="none" w:sz="0" w:space="0" w:color="auto"/>
                <w:right w:val="none" w:sz="0" w:space="0" w:color="auto"/>
              </w:divBdr>
            </w:div>
            <w:div w:id="903033076">
              <w:marLeft w:val="0"/>
              <w:marRight w:val="0"/>
              <w:marTop w:val="0"/>
              <w:marBottom w:val="0"/>
              <w:divBdr>
                <w:top w:val="none" w:sz="0" w:space="0" w:color="auto"/>
                <w:left w:val="none" w:sz="0" w:space="0" w:color="auto"/>
                <w:bottom w:val="none" w:sz="0" w:space="0" w:color="auto"/>
                <w:right w:val="none" w:sz="0" w:space="0" w:color="auto"/>
              </w:divBdr>
            </w:div>
            <w:div w:id="703792660">
              <w:marLeft w:val="0"/>
              <w:marRight w:val="0"/>
              <w:marTop w:val="0"/>
              <w:marBottom w:val="0"/>
              <w:divBdr>
                <w:top w:val="none" w:sz="0" w:space="0" w:color="auto"/>
                <w:left w:val="none" w:sz="0" w:space="0" w:color="auto"/>
                <w:bottom w:val="none" w:sz="0" w:space="0" w:color="auto"/>
                <w:right w:val="none" w:sz="0" w:space="0" w:color="auto"/>
              </w:divBdr>
            </w:div>
            <w:div w:id="1201286102">
              <w:marLeft w:val="0"/>
              <w:marRight w:val="0"/>
              <w:marTop w:val="0"/>
              <w:marBottom w:val="0"/>
              <w:divBdr>
                <w:top w:val="none" w:sz="0" w:space="0" w:color="auto"/>
                <w:left w:val="none" w:sz="0" w:space="0" w:color="auto"/>
                <w:bottom w:val="none" w:sz="0" w:space="0" w:color="auto"/>
                <w:right w:val="none" w:sz="0" w:space="0" w:color="auto"/>
              </w:divBdr>
            </w:div>
            <w:div w:id="935409779">
              <w:marLeft w:val="0"/>
              <w:marRight w:val="0"/>
              <w:marTop w:val="0"/>
              <w:marBottom w:val="0"/>
              <w:divBdr>
                <w:top w:val="none" w:sz="0" w:space="0" w:color="auto"/>
                <w:left w:val="none" w:sz="0" w:space="0" w:color="auto"/>
                <w:bottom w:val="none" w:sz="0" w:space="0" w:color="auto"/>
                <w:right w:val="none" w:sz="0" w:space="0" w:color="auto"/>
              </w:divBdr>
            </w:div>
            <w:div w:id="4809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10709">
      <w:bodyDiv w:val="1"/>
      <w:marLeft w:val="0"/>
      <w:marRight w:val="0"/>
      <w:marTop w:val="0"/>
      <w:marBottom w:val="0"/>
      <w:divBdr>
        <w:top w:val="none" w:sz="0" w:space="0" w:color="auto"/>
        <w:left w:val="none" w:sz="0" w:space="0" w:color="auto"/>
        <w:bottom w:val="none" w:sz="0" w:space="0" w:color="auto"/>
        <w:right w:val="none" w:sz="0" w:space="0" w:color="auto"/>
      </w:divBdr>
      <w:divsChild>
        <w:div w:id="1910144242">
          <w:marLeft w:val="0"/>
          <w:marRight w:val="0"/>
          <w:marTop w:val="0"/>
          <w:marBottom w:val="0"/>
          <w:divBdr>
            <w:top w:val="none" w:sz="0" w:space="0" w:color="auto"/>
            <w:left w:val="none" w:sz="0" w:space="0" w:color="auto"/>
            <w:bottom w:val="none" w:sz="0" w:space="0" w:color="auto"/>
            <w:right w:val="none" w:sz="0" w:space="0" w:color="auto"/>
          </w:divBdr>
          <w:divsChild>
            <w:div w:id="606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1070">
      <w:bodyDiv w:val="1"/>
      <w:marLeft w:val="0"/>
      <w:marRight w:val="0"/>
      <w:marTop w:val="0"/>
      <w:marBottom w:val="0"/>
      <w:divBdr>
        <w:top w:val="none" w:sz="0" w:space="0" w:color="auto"/>
        <w:left w:val="none" w:sz="0" w:space="0" w:color="auto"/>
        <w:bottom w:val="none" w:sz="0" w:space="0" w:color="auto"/>
        <w:right w:val="none" w:sz="0" w:space="0" w:color="auto"/>
      </w:divBdr>
      <w:divsChild>
        <w:div w:id="187564699">
          <w:marLeft w:val="0"/>
          <w:marRight w:val="0"/>
          <w:marTop w:val="0"/>
          <w:marBottom w:val="0"/>
          <w:divBdr>
            <w:top w:val="none" w:sz="0" w:space="0" w:color="auto"/>
            <w:left w:val="none" w:sz="0" w:space="0" w:color="auto"/>
            <w:bottom w:val="none" w:sz="0" w:space="0" w:color="auto"/>
            <w:right w:val="none" w:sz="0" w:space="0" w:color="auto"/>
          </w:divBdr>
          <w:divsChild>
            <w:div w:id="512570994">
              <w:marLeft w:val="0"/>
              <w:marRight w:val="0"/>
              <w:marTop w:val="0"/>
              <w:marBottom w:val="0"/>
              <w:divBdr>
                <w:top w:val="none" w:sz="0" w:space="0" w:color="auto"/>
                <w:left w:val="none" w:sz="0" w:space="0" w:color="auto"/>
                <w:bottom w:val="none" w:sz="0" w:space="0" w:color="auto"/>
                <w:right w:val="none" w:sz="0" w:space="0" w:color="auto"/>
              </w:divBdr>
            </w:div>
            <w:div w:id="1712067597">
              <w:marLeft w:val="0"/>
              <w:marRight w:val="0"/>
              <w:marTop w:val="0"/>
              <w:marBottom w:val="0"/>
              <w:divBdr>
                <w:top w:val="none" w:sz="0" w:space="0" w:color="auto"/>
                <w:left w:val="none" w:sz="0" w:space="0" w:color="auto"/>
                <w:bottom w:val="none" w:sz="0" w:space="0" w:color="auto"/>
                <w:right w:val="none" w:sz="0" w:space="0" w:color="auto"/>
              </w:divBdr>
            </w:div>
            <w:div w:id="12536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6585">
      <w:bodyDiv w:val="1"/>
      <w:marLeft w:val="0"/>
      <w:marRight w:val="0"/>
      <w:marTop w:val="0"/>
      <w:marBottom w:val="0"/>
      <w:divBdr>
        <w:top w:val="none" w:sz="0" w:space="0" w:color="auto"/>
        <w:left w:val="none" w:sz="0" w:space="0" w:color="auto"/>
        <w:bottom w:val="none" w:sz="0" w:space="0" w:color="auto"/>
        <w:right w:val="none" w:sz="0" w:space="0" w:color="auto"/>
      </w:divBdr>
      <w:divsChild>
        <w:div w:id="1914125322">
          <w:marLeft w:val="0"/>
          <w:marRight w:val="0"/>
          <w:marTop w:val="0"/>
          <w:marBottom w:val="0"/>
          <w:divBdr>
            <w:top w:val="none" w:sz="0" w:space="0" w:color="auto"/>
            <w:left w:val="none" w:sz="0" w:space="0" w:color="auto"/>
            <w:bottom w:val="none" w:sz="0" w:space="0" w:color="auto"/>
            <w:right w:val="none" w:sz="0" w:space="0" w:color="auto"/>
          </w:divBdr>
          <w:divsChild>
            <w:div w:id="800731197">
              <w:marLeft w:val="0"/>
              <w:marRight w:val="0"/>
              <w:marTop w:val="0"/>
              <w:marBottom w:val="0"/>
              <w:divBdr>
                <w:top w:val="none" w:sz="0" w:space="0" w:color="auto"/>
                <w:left w:val="none" w:sz="0" w:space="0" w:color="auto"/>
                <w:bottom w:val="none" w:sz="0" w:space="0" w:color="auto"/>
                <w:right w:val="none" w:sz="0" w:space="0" w:color="auto"/>
              </w:divBdr>
            </w:div>
            <w:div w:id="597100655">
              <w:marLeft w:val="0"/>
              <w:marRight w:val="0"/>
              <w:marTop w:val="0"/>
              <w:marBottom w:val="0"/>
              <w:divBdr>
                <w:top w:val="none" w:sz="0" w:space="0" w:color="auto"/>
                <w:left w:val="none" w:sz="0" w:space="0" w:color="auto"/>
                <w:bottom w:val="none" w:sz="0" w:space="0" w:color="auto"/>
                <w:right w:val="none" w:sz="0" w:space="0" w:color="auto"/>
              </w:divBdr>
            </w:div>
            <w:div w:id="19351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2829">
      <w:bodyDiv w:val="1"/>
      <w:marLeft w:val="0"/>
      <w:marRight w:val="0"/>
      <w:marTop w:val="0"/>
      <w:marBottom w:val="0"/>
      <w:divBdr>
        <w:top w:val="none" w:sz="0" w:space="0" w:color="auto"/>
        <w:left w:val="none" w:sz="0" w:space="0" w:color="auto"/>
        <w:bottom w:val="none" w:sz="0" w:space="0" w:color="auto"/>
        <w:right w:val="none" w:sz="0" w:space="0" w:color="auto"/>
      </w:divBdr>
      <w:divsChild>
        <w:div w:id="890924802">
          <w:marLeft w:val="0"/>
          <w:marRight w:val="0"/>
          <w:marTop w:val="0"/>
          <w:marBottom w:val="0"/>
          <w:divBdr>
            <w:top w:val="none" w:sz="0" w:space="0" w:color="auto"/>
            <w:left w:val="none" w:sz="0" w:space="0" w:color="auto"/>
            <w:bottom w:val="none" w:sz="0" w:space="0" w:color="auto"/>
            <w:right w:val="none" w:sz="0" w:space="0" w:color="auto"/>
          </w:divBdr>
        </w:div>
        <w:div w:id="1169367696">
          <w:marLeft w:val="0"/>
          <w:marRight w:val="0"/>
          <w:marTop w:val="0"/>
          <w:marBottom w:val="0"/>
          <w:divBdr>
            <w:top w:val="none" w:sz="0" w:space="0" w:color="auto"/>
            <w:left w:val="none" w:sz="0" w:space="0" w:color="auto"/>
            <w:bottom w:val="none" w:sz="0" w:space="0" w:color="auto"/>
            <w:right w:val="none" w:sz="0" w:space="0" w:color="auto"/>
          </w:divBdr>
        </w:div>
        <w:div w:id="2068871453">
          <w:marLeft w:val="0"/>
          <w:marRight w:val="0"/>
          <w:marTop w:val="0"/>
          <w:marBottom w:val="0"/>
          <w:divBdr>
            <w:top w:val="none" w:sz="0" w:space="0" w:color="auto"/>
            <w:left w:val="none" w:sz="0" w:space="0" w:color="auto"/>
            <w:bottom w:val="none" w:sz="0" w:space="0" w:color="auto"/>
            <w:right w:val="none" w:sz="0" w:space="0" w:color="auto"/>
          </w:divBdr>
        </w:div>
      </w:divsChild>
    </w:div>
    <w:div w:id="2010984816">
      <w:bodyDiv w:val="1"/>
      <w:marLeft w:val="0"/>
      <w:marRight w:val="0"/>
      <w:marTop w:val="0"/>
      <w:marBottom w:val="0"/>
      <w:divBdr>
        <w:top w:val="none" w:sz="0" w:space="0" w:color="auto"/>
        <w:left w:val="none" w:sz="0" w:space="0" w:color="auto"/>
        <w:bottom w:val="none" w:sz="0" w:space="0" w:color="auto"/>
        <w:right w:val="none" w:sz="0" w:space="0" w:color="auto"/>
      </w:divBdr>
      <w:divsChild>
        <w:div w:id="1248927305">
          <w:marLeft w:val="0"/>
          <w:marRight w:val="0"/>
          <w:marTop w:val="0"/>
          <w:marBottom w:val="0"/>
          <w:divBdr>
            <w:top w:val="none" w:sz="0" w:space="0" w:color="auto"/>
            <w:left w:val="none" w:sz="0" w:space="0" w:color="auto"/>
            <w:bottom w:val="none" w:sz="0" w:space="0" w:color="auto"/>
            <w:right w:val="none" w:sz="0" w:space="0" w:color="auto"/>
          </w:divBdr>
          <w:divsChild>
            <w:div w:id="13039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590">
      <w:bodyDiv w:val="1"/>
      <w:marLeft w:val="0"/>
      <w:marRight w:val="0"/>
      <w:marTop w:val="0"/>
      <w:marBottom w:val="0"/>
      <w:divBdr>
        <w:top w:val="none" w:sz="0" w:space="0" w:color="auto"/>
        <w:left w:val="none" w:sz="0" w:space="0" w:color="auto"/>
        <w:bottom w:val="none" w:sz="0" w:space="0" w:color="auto"/>
        <w:right w:val="none" w:sz="0" w:space="0" w:color="auto"/>
      </w:divBdr>
      <w:divsChild>
        <w:div w:id="371464997">
          <w:marLeft w:val="0"/>
          <w:marRight w:val="0"/>
          <w:marTop w:val="0"/>
          <w:marBottom w:val="0"/>
          <w:divBdr>
            <w:top w:val="none" w:sz="0" w:space="0" w:color="auto"/>
            <w:left w:val="none" w:sz="0" w:space="0" w:color="auto"/>
            <w:bottom w:val="none" w:sz="0" w:space="0" w:color="auto"/>
            <w:right w:val="none" w:sz="0" w:space="0" w:color="auto"/>
          </w:divBdr>
          <w:divsChild>
            <w:div w:id="17228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microsoft.com/office/2016/09/relationships/commentsIds" Target="commentsIds.xml" Id="rId26" /><Relationship Type="http://schemas.openxmlformats.org/officeDocument/2006/relationships/customXml" Target="../customXml/item3.xml" Id="rId3" /><Relationship Type="http://schemas.microsoft.com/office/2020/10/relationships/intelligence" Target="intelligence2.xml" Id="R4994fffdcb524fa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theme" Target="theme/theme1.xml" Id="rId17" /><Relationship Type="http://schemas.openxmlformats.org/officeDocument/2006/relationships/customXml" Target="../customXml/item2.xml" Id="rId2" /><Relationship Type="http://schemas.microsoft.com/office/2011/relationships/people" Target="peop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microsoft.com/office/2018/08/relationships/commentsExtensible" Target="commentsExtensible.xml" Id="rId27" /><Relationship Type="http://schemas.openxmlformats.org/officeDocument/2006/relationships/image" Target="/media/image9.png" Id="R3d49073ffea64bab" /><Relationship Type="http://schemas.openxmlformats.org/officeDocument/2006/relationships/image" Target="/media/imaged.png" Id="R9b10996515834ea4" /><Relationship Type="http://schemas.openxmlformats.org/officeDocument/2006/relationships/image" Target="/media/imagee.png" Id="R3e47f9d02c6b4972" /><Relationship Type="http://schemas.openxmlformats.org/officeDocument/2006/relationships/image" Target="/media/imagef.png" Id="R2f2496ecd15343e1" /><Relationship Type="http://schemas.openxmlformats.org/officeDocument/2006/relationships/image" Target="/media/image10.png" Id="R0c86df5b6f6c4360" /><Relationship Type="http://schemas.openxmlformats.org/officeDocument/2006/relationships/image" Target="/media/image11.png" Id="R0f1e442bb3824e07" /><Relationship Type="http://schemas.openxmlformats.org/officeDocument/2006/relationships/image" Target="/media/image12.png" Id="R72f3e48285454edc" /><Relationship Type="http://schemas.openxmlformats.org/officeDocument/2006/relationships/image" Target="/media/image13.png" Id="R3b0d74148e164131" /><Relationship Type="http://schemas.openxmlformats.org/officeDocument/2006/relationships/image" Target="/media/image15.png" Id="R6972855fc83943c5" /><Relationship Type="http://schemas.openxmlformats.org/officeDocument/2006/relationships/image" Target="/media/image16.png" Id="Rbbfa46a5b253483f" /><Relationship Type="http://schemas.openxmlformats.org/officeDocument/2006/relationships/image" Target="/media/image17.png" Id="R344677732dac4cc0" /><Relationship Type="http://schemas.openxmlformats.org/officeDocument/2006/relationships/image" Target="/media/image18.png" Id="R9613365766084c28" /><Relationship Type="http://schemas.openxmlformats.org/officeDocument/2006/relationships/image" Target="/media/image19.png" Id="Rf3b6ad6c5a444d4e" /><Relationship Type="http://schemas.openxmlformats.org/officeDocument/2006/relationships/image" Target="/media/image1a.png" Id="Rb69465df2a924e1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02e82352-a487-4799-a0dd-0eeca690aaeb">Draft</Status>
    <Product_x0020_Reference xmlns="02e82352-a487-4799-a0dd-0eeca690aaeb">
      <Value>Item Bank</Value>
    </Product_x0020_Reference>
    <IconOverlay xmlns="http://schemas.microsoft.com/sharepoint/v4" xsi:nil="true"/>
    <_Flow_SignoffStatus xmlns="02e82352-a487-4799-a0dd-0eeca690aaeb" xsi:nil="true"/>
    <System_x0020_Type xmlns="02e82352-a487-4799-a0dd-0eeca690aaeb">
      <Value>Item Authoring</Value>
    </System_x0020_Type>
    <vo9t xmlns="02e82352-a487-4799-a0dd-0eeca690aaeb" xsi:nil="true"/>
    <Relates_x0020_To xmlns="02e82352-a487-4799-a0dd-0eeca690aaeb" xsi:nil="true"/>
    <lcf76f155ced4ddcb4097134ff3c332f xmlns="02e82352-a487-4799-a0dd-0eeca690aaeb">
      <Terms xmlns="http://schemas.microsoft.com/office/infopath/2007/PartnerControls"/>
    </lcf76f155ced4ddcb4097134ff3c332f>
    <TaxCatchAll xmlns="a51733dc-ba8f-446b-bf15-55720d502b4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33405846D6CC741BB3311DCDB0C7A72" ma:contentTypeVersion="24" ma:contentTypeDescription="Create a new document." ma:contentTypeScope="" ma:versionID="be3765bbb8c810bb822f25e4e5db4f45">
  <xsd:schema xmlns:xsd="http://www.w3.org/2001/XMLSchema" xmlns:xs="http://www.w3.org/2001/XMLSchema" xmlns:p="http://schemas.microsoft.com/office/2006/metadata/properties" xmlns:ns2="a51733dc-ba8f-446b-bf15-55720d502b4c" xmlns:ns3="http://schemas.microsoft.com/sharepoint/v4" xmlns:ns4="02e82352-a487-4799-a0dd-0eeca690aaeb" targetNamespace="http://schemas.microsoft.com/office/2006/metadata/properties" ma:root="true" ma:fieldsID="3ee9a752953558d88342447e4ea55a72" ns2:_="" ns3:_="" ns4:_="">
    <xsd:import namespace="a51733dc-ba8f-446b-bf15-55720d502b4c"/>
    <xsd:import namespace="http://schemas.microsoft.com/sharepoint/v4"/>
    <xsd:import namespace="02e82352-a487-4799-a0dd-0eeca690aaeb"/>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IconOverlay" minOccurs="0"/>
                <xsd:element ref="ns4:MediaServiceMetadata" minOccurs="0"/>
                <xsd:element ref="ns4:MediaServiceFastMetadata" minOccurs="0"/>
                <xsd:element ref="ns4:MediaServiceDateTaken" minOccurs="0"/>
                <xsd:element ref="ns4:MediaServiceAutoTags" minOccurs="0"/>
                <xsd:element ref="ns4:Product_x0020_Reference" minOccurs="0"/>
                <xsd:element ref="ns4:MediaServiceOCR" minOccurs="0"/>
                <xsd:element ref="ns4:MediaServiceLocation" minOccurs="0"/>
                <xsd:element ref="ns4:System_x0020_Type" minOccurs="0"/>
                <xsd:element ref="ns4:Relates_x0020_To" minOccurs="0"/>
                <xsd:element ref="ns4:MediaServiceEventHashCode" minOccurs="0"/>
                <xsd:element ref="ns4:MediaServiceGenerationTime" minOccurs="0"/>
                <xsd:element ref="ns4:_Flow_SignoffStatus" minOccurs="0"/>
                <xsd:element ref="ns4:MediaServiceAutoKeyPoints" minOccurs="0"/>
                <xsd:element ref="ns4:MediaServiceKeyPoints" minOccurs="0"/>
                <xsd:element ref="ns4:Status" minOccurs="0"/>
                <xsd:element ref="ns4:vo9t" minOccurs="0"/>
                <xsd:element ref="ns4: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1733dc-ba8f-446b-bf15-55720d502b4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element name="TaxCatchAll" ma:index="31" nillable="true" ma:displayName="Taxonomy Catch All Column" ma:hidden="true" ma:list="{fc53047a-65c1-49a6-bfdb-5f1848c8fdd8}" ma:internalName="TaxCatchAll" ma:showField="CatchAllData" ma:web="a51733dc-ba8f-446b-bf15-55720d502b4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2"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e82352-a487-4799-a0dd-0eeca690aae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Product_x0020_Reference" ma:index="17" nillable="true" ma:displayName="Product Reference" ma:default="Item Bank" ma:internalName="Product_x0020_Reference">
      <xsd:complexType>
        <xsd:complexContent>
          <xsd:extension base="dms:MultiChoice">
            <xsd:sequence>
              <xsd:element name="Value" maxOccurs="unbounded" minOccurs="0" nillable="true">
                <xsd:simpleType>
                  <xsd:restriction base="dms:Choice">
                    <xsd:enumeration value="Assignments"/>
                    <xsd:enumeration value="Item Bank"/>
                    <xsd:enumeration value="Learning Map"/>
                    <xsd:enumeration value="Reporting"/>
                    <xsd:enumeration value="Scoring"/>
                    <xsd:enumeration value="Student Management"/>
                    <xsd:enumeration value="Test Bank"/>
                    <xsd:enumeration value="Test Delivery"/>
                    <xsd:enumeration value="Test Management"/>
                    <xsd:enumeration value="Test Specification"/>
                    <xsd:enumeration value="User Management"/>
                  </xsd:restriction>
                </xsd:simpleType>
              </xsd:element>
            </xsd:sequence>
          </xsd:extension>
        </xsd:complexContent>
      </xsd:complexType>
    </xsd:element>
    <xsd:element name="MediaServiceOCR" ma:index="18" nillable="true" ma:displayName="MediaServiceOCR" ma:internalName="MediaServiceOCR" ma:readOnly="true">
      <xsd:simpleType>
        <xsd:restriction base="dms:Note">
          <xsd:maxLength value="255"/>
        </xsd:restriction>
      </xsd:simpleType>
    </xsd:element>
    <xsd:element name="MediaServiceLocation" ma:index="19" nillable="true" ma:displayName="MediaServiceLocation" ma:internalName="MediaServiceLocation" ma:readOnly="true">
      <xsd:simpleType>
        <xsd:restriction base="dms:Text"/>
      </xsd:simpleType>
    </xsd:element>
    <xsd:element name="System_x0020_Type" ma:index="20" nillable="true" ma:displayName="System Type" ma:default="Item Authoring" ma:internalName="System_x0020_Type">
      <xsd:complexType>
        <xsd:complexContent>
          <xsd:extension base="dms:MultiChoice">
            <xsd:sequence>
              <xsd:element name="Value" maxOccurs="unbounded" minOccurs="0" nillable="true">
                <xsd:simpleType>
                  <xsd:restriction base="dms:Choice">
                    <xsd:enumeration value="Item Authoring"/>
                    <xsd:enumeration value="Item Baking"/>
                    <xsd:enumeration value="Learning Management System"/>
                    <xsd:enumeration value="Learning Map Tool"/>
                    <xsd:enumeration value="Student Information System"/>
                    <xsd:enumeration value="Student Reporting Tool"/>
                    <xsd:enumeration value="Survey Observation Tool"/>
                    <xsd:enumeration value="Test Administration"/>
                    <xsd:enumeration value="Test Banking"/>
                    <xsd:enumeration value="Test Delivery"/>
                  </xsd:restriction>
                </xsd:simpleType>
              </xsd:element>
            </xsd:sequence>
          </xsd:extension>
        </xsd:complexContent>
      </xsd:complexType>
    </xsd:element>
    <xsd:element name="Relates_x0020_To" ma:index="21" nillable="true" ma:displayName="Relates To" ma:internalName="Relates_x0020_To">
      <xsd:simpleType>
        <xsd:restriction base="dms:Text">
          <xsd:maxLength value="255"/>
        </xsd:restriction>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_Flow_SignoffStatus" ma:index="24" nillable="true" ma:displayName="Sign-off status" ma:internalName="_x0024_Resources_x003a_core_x002c_Signoff_Status_x003b_">
      <xsd:simpleType>
        <xsd:restriction base="dms:Text"/>
      </xsd:simpleType>
    </xsd:element>
    <xsd:element name="MediaServiceAutoKeyPoints" ma:index="25" nillable="true" ma:displayName="MediaServiceAutoKeyPoints" ma:hidden="true" ma:internalName="MediaServiceAutoKeyPoints" ma:readOnly="true">
      <xsd:simpleType>
        <xsd:restriction base="dms:Note"/>
      </xsd:simpleType>
    </xsd:element>
    <xsd:element name="MediaServiceKeyPoints" ma:index="26" nillable="true" ma:displayName="KeyPoints" ma:internalName="MediaServiceKeyPoints" ma:readOnly="true">
      <xsd:simpleType>
        <xsd:restriction base="dms:Note">
          <xsd:maxLength value="255"/>
        </xsd:restriction>
      </xsd:simpleType>
    </xsd:element>
    <xsd:element name="Status" ma:index="27" nillable="true" ma:displayName="Status" ma:default="Draft" ma:format="Dropdown" ma:internalName="Status">
      <xsd:simpleType>
        <xsd:restriction base="dms:Choice">
          <xsd:enumeration value="Draft"/>
          <xsd:enumeration value="Review"/>
          <xsd:enumeration value="Final/Approved"/>
        </xsd:restriction>
      </xsd:simpleType>
    </xsd:element>
    <xsd:element name="vo9t" ma:index="28" nillable="true" ma:displayName="Text" ma:internalName="vo9t">
      <xsd:simpleType>
        <xsd:restriction base="dms:Text"/>
      </xsd:simple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5c2c5899-478d-4689-af14-80570c5f1ccc"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63540-3B80-476E-BE0C-C2E3D2F01091}">
  <ds:schemaRefs>
    <ds:schemaRef ds:uri="http://schemas.microsoft.com/sharepoint/v3/contenttype/forms"/>
  </ds:schemaRefs>
</ds:datastoreItem>
</file>

<file path=customXml/itemProps2.xml><?xml version="1.0" encoding="utf-8"?>
<ds:datastoreItem xmlns:ds="http://schemas.openxmlformats.org/officeDocument/2006/customXml" ds:itemID="{34CD4EE1-6A62-498B-A58D-4D9D427988CC}">
  <ds:schemaRefs>
    <ds:schemaRef ds:uri="http://schemas.microsoft.com/office/2006/metadata/properties"/>
    <ds:schemaRef ds:uri="http://schemas.microsoft.com/office/infopath/2007/PartnerControls"/>
    <ds:schemaRef ds:uri="02e82352-a487-4799-a0dd-0eeca690aaeb"/>
    <ds:schemaRef ds:uri="http://schemas.microsoft.com/sharepoint/v4"/>
  </ds:schemaRefs>
</ds:datastoreItem>
</file>

<file path=customXml/itemProps3.xml><?xml version="1.0" encoding="utf-8"?>
<ds:datastoreItem xmlns:ds="http://schemas.openxmlformats.org/officeDocument/2006/customXml" ds:itemID="{188B746E-CB07-4DEE-96D3-6CD4FD7CCB88}"/>
</file>

<file path=customXml/itemProps4.xml><?xml version="1.0" encoding="utf-8"?>
<ds:datastoreItem xmlns:ds="http://schemas.openxmlformats.org/officeDocument/2006/customXml" ds:itemID="{A0C6B8A4-36B8-48D5-8B6A-C3DB5C81120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IXCetos</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Blackburn, Pamela Lynn</dc:creator>
  <cp:lastModifiedBy>Chandana, Mahesh</cp:lastModifiedBy>
  <cp:revision>146</cp:revision>
  <dcterms:created xsi:type="dcterms:W3CDTF">2021-09-21T11:55:00Z</dcterms:created>
  <dcterms:modified xsi:type="dcterms:W3CDTF">2022-04-03T18:07:58Z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IXCetos</vt:lpwstr>
  </property>
  <property fmtid="{D5CDD505-2E9C-101B-9397-08002B2CF9AE}" pid="4" name="ContentTypeId">
    <vt:lpwstr>0x010100D33405846D6CC741BB3311DCDB0C7A72</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Product Reference">
    <vt:lpwstr>;#Item Bank;#</vt:lpwstr>
  </property>
</Properties>
</file>